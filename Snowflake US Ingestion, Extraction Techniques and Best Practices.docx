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2F5FA" w14:textId="77777777" w:rsidR="008E57A5" w:rsidRDefault="008E57A5" w:rsidP="008E57A5">
      <w:pPr>
        <w:jc w:val="center"/>
        <w:rPr>
          <w:noProof/>
        </w:rPr>
      </w:pPr>
    </w:p>
    <w:p w14:paraId="715C87ED" w14:textId="77777777" w:rsidR="008E57A5" w:rsidRDefault="008E57A5" w:rsidP="008E57A5">
      <w:pPr>
        <w:jc w:val="center"/>
        <w:rPr>
          <w:noProof/>
        </w:rPr>
      </w:pPr>
    </w:p>
    <w:p w14:paraId="352C2223" w14:textId="77777777" w:rsidR="008E57A5" w:rsidRDefault="008E57A5" w:rsidP="008E57A5">
      <w:pPr>
        <w:jc w:val="center"/>
        <w:rPr>
          <w:noProof/>
        </w:rPr>
      </w:pPr>
    </w:p>
    <w:p w14:paraId="5302A363" w14:textId="77777777" w:rsidR="008E57A5" w:rsidRDefault="008E57A5" w:rsidP="008E57A5">
      <w:pPr>
        <w:jc w:val="center"/>
        <w:rPr>
          <w:noProof/>
        </w:rPr>
      </w:pPr>
    </w:p>
    <w:p w14:paraId="4D2CF80A" w14:textId="77777777" w:rsidR="008E57A5" w:rsidRDefault="008E57A5" w:rsidP="008E57A5">
      <w:pPr>
        <w:jc w:val="center"/>
        <w:rPr>
          <w:noProof/>
        </w:rPr>
      </w:pPr>
    </w:p>
    <w:p w14:paraId="677E57C3" w14:textId="77777777" w:rsidR="008E57A5" w:rsidRDefault="008E57A5" w:rsidP="008E57A5">
      <w:pPr>
        <w:jc w:val="center"/>
        <w:rPr>
          <w:noProof/>
        </w:rPr>
      </w:pPr>
    </w:p>
    <w:p w14:paraId="29C7FB0A" w14:textId="77777777" w:rsidR="008E57A5" w:rsidRDefault="008E57A5" w:rsidP="008E57A5">
      <w:pPr>
        <w:jc w:val="center"/>
        <w:rPr>
          <w:noProof/>
        </w:rPr>
      </w:pPr>
    </w:p>
    <w:p w14:paraId="45B67476" w14:textId="77777777" w:rsidR="008E57A5" w:rsidRDefault="008E57A5" w:rsidP="008E57A5">
      <w:pPr>
        <w:jc w:val="center"/>
        <w:rPr>
          <w:noProof/>
        </w:rPr>
      </w:pPr>
    </w:p>
    <w:p w14:paraId="772106C5" w14:textId="77777777" w:rsidR="008E57A5" w:rsidRDefault="008E57A5" w:rsidP="008E57A5">
      <w:pPr>
        <w:jc w:val="center"/>
        <w:rPr>
          <w:noProof/>
        </w:rPr>
      </w:pPr>
    </w:p>
    <w:p w14:paraId="2DF59B78" w14:textId="77777777" w:rsidR="008E57A5" w:rsidRDefault="008E57A5" w:rsidP="008E57A5">
      <w:pPr>
        <w:jc w:val="center"/>
        <w:rPr>
          <w:noProof/>
        </w:rPr>
      </w:pPr>
    </w:p>
    <w:p w14:paraId="1617F4CD" w14:textId="77777777" w:rsidR="008E57A5" w:rsidRDefault="008E57A5" w:rsidP="008E57A5">
      <w:pPr>
        <w:jc w:val="center"/>
        <w:rPr>
          <w:noProof/>
        </w:rPr>
      </w:pPr>
    </w:p>
    <w:p w14:paraId="087B2A38" w14:textId="3840B6DA" w:rsidR="000E022B" w:rsidRPr="008E57A5" w:rsidRDefault="008E57A5" w:rsidP="008E57A5">
      <w:pPr>
        <w:jc w:val="center"/>
        <w:rPr>
          <w:noProof/>
          <w:sz w:val="44"/>
          <w:szCs w:val="44"/>
        </w:rPr>
      </w:pPr>
      <w:r w:rsidRPr="008E57A5">
        <w:rPr>
          <w:noProof/>
          <w:sz w:val="44"/>
          <w:szCs w:val="44"/>
        </w:rPr>
        <w:t>Snowflake Inge</w:t>
      </w:r>
      <w:ins w:id="0" w:author="Klimo, Scott" w:date="2020-03-16T10:22:00Z">
        <w:r w:rsidR="00011696">
          <w:rPr>
            <w:noProof/>
            <w:sz w:val="44"/>
            <w:szCs w:val="44"/>
          </w:rPr>
          <w:t>s</w:t>
        </w:r>
      </w:ins>
      <w:r w:rsidRPr="008E57A5">
        <w:rPr>
          <w:noProof/>
          <w:sz w:val="44"/>
          <w:szCs w:val="44"/>
        </w:rPr>
        <w:t>tion</w:t>
      </w:r>
      <w:ins w:id="1" w:author="Klimo, Scott" w:date="2020-03-16T10:22:00Z">
        <w:r w:rsidR="00011696">
          <w:rPr>
            <w:noProof/>
            <w:sz w:val="44"/>
            <w:szCs w:val="44"/>
          </w:rPr>
          <w:t xml:space="preserve">, </w:t>
        </w:r>
      </w:ins>
      <w:del w:id="2" w:author="Klimo, Scott" w:date="2020-03-16T10:22:00Z">
        <w:r w:rsidRPr="008E57A5" w:rsidDel="00011696">
          <w:rPr>
            <w:noProof/>
            <w:sz w:val="44"/>
            <w:szCs w:val="44"/>
          </w:rPr>
          <w:delText xml:space="preserve"> and </w:delText>
        </w:r>
      </w:del>
      <w:ins w:id="3" w:author="Klimo, Scott" w:date="2020-03-16T10:22:00Z">
        <w:r w:rsidR="00011696">
          <w:rPr>
            <w:noProof/>
            <w:sz w:val="44"/>
            <w:szCs w:val="44"/>
          </w:rPr>
          <w:t>E</w:t>
        </w:r>
      </w:ins>
      <w:del w:id="4" w:author="Klimo, Scott" w:date="2020-03-16T10:22:00Z">
        <w:r w:rsidRPr="008E57A5" w:rsidDel="00011696">
          <w:rPr>
            <w:noProof/>
            <w:sz w:val="44"/>
            <w:szCs w:val="44"/>
          </w:rPr>
          <w:delText>e</w:delText>
        </w:r>
      </w:del>
      <w:r w:rsidRPr="008E57A5">
        <w:rPr>
          <w:noProof/>
          <w:sz w:val="44"/>
          <w:szCs w:val="44"/>
        </w:rPr>
        <w:t xml:space="preserve">xtraction </w:t>
      </w:r>
      <w:ins w:id="5" w:author="Klimo, Scott" w:date="2020-03-16T10:22:00Z">
        <w:r w:rsidR="00011696">
          <w:rPr>
            <w:noProof/>
            <w:sz w:val="44"/>
            <w:szCs w:val="44"/>
          </w:rPr>
          <w:t>T</w:t>
        </w:r>
      </w:ins>
      <w:del w:id="6" w:author="Klimo, Scott" w:date="2020-03-16T10:22:00Z">
        <w:r w:rsidRPr="008E57A5" w:rsidDel="00011696">
          <w:rPr>
            <w:noProof/>
            <w:sz w:val="44"/>
            <w:szCs w:val="44"/>
          </w:rPr>
          <w:delText>t</w:delText>
        </w:r>
      </w:del>
      <w:r w:rsidRPr="008E57A5">
        <w:rPr>
          <w:noProof/>
          <w:sz w:val="44"/>
          <w:szCs w:val="44"/>
        </w:rPr>
        <w:t>echniques</w:t>
      </w:r>
      <w:r w:rsidR="00C76690">
        <w:rPr>
          <w:noProof/>
          <w:sz w:val="44"/>
          <w:szCs w:val="44"/>
        </w:rPr>
        <w:t xml:space="preserve"> and </w:t>
      </w:r>
      <w:r w:rsidR="00803D4B">
        <w:rPr>
          <w:noProof/>
          <w:sz w:val="44"/>
          <w:szCs w:val="44"/>
        </w:rPr>
        <w:t xml:space="preserve"> </w:t>
      </w:r>
      <w:ins w:id="7" w:author="Klimo, Scott" w:date="2020-03-16T10:22:00Z">
        <w:r w:rsidR="00011696">
          <w:rPr>
            <w:noProof/>
            <w:sz w:val="44"/>
            <w:szCs w:val="44"/>
          </w:rPr>
          <w:t>B</w:t>
        </w:r>
      </w:ins>
      <w:del w:id="8" w:author="Klimo, Scott" w:date="2020-03-16T10:22:00Z">
        <w:r w:rsidRPr="008E57A5" w:rsidDel="00011696">
          <w:rPr>
            <w:noProof/>
            <w:sz w:val="44"/>
            <w:szCs w:val="44"/>
          </w:rPr>
          <w:delText>b</w:delText>
        </w:r>
      </w:del>
      <w:r w:rsidRPr="008E57A5">
        <w:rPr>
          <w:noProof/>
          <w:sz w:val="44"/>
          <w:szCs w:val="44"/>
        </w:rPr>
        <w:t xml:space="preserve">est </w:t>
      </w:r>
      <w:ins w:id="9" w:author="Klimo, Scott" w:date="2020-03-16T10:22:00Z">
        <w:r w:rsidR="00011696">
          <w:rPr>
            <w:noProof/>
            <w:sz w:val="44"/>
            <w:szCs w:val="44"/>
          </w:rPr>
          <w:t>P</w:t>
        </w:r>
      </w:ins>
      <w:del w:id="10" w:author="Klimo, Scott" w:date="2020-03-16T10:22:00Z">
        <w:r w:rsidRPr="008E57A5" w:rsidDel="00011696">
          <w:rPr>
            <w:noProof/>
            <w:sz w:val="44"/>
            <w:szCs w:val="44"/>
          </w:rPr>
          <w:delText>p</w:delText>
        </w:r>
      </w:del>
      <w:r w:rsidRPr="008E57A5">
        <w:rPr>
          <w:noProof/>
          <w:sz w:val="44"/>
          <w:szCs w:val="44"/>
        </w:rPr>
        <w:t>ractices</w:t>
      </w:r>
    </w:p>
    <w:p w14:paraId="64C36F22" w14:textId="606BC668" w:rsidR="008E57A5" w:rsidRDefault="008E57A5" w:rsidP="008E57A5">
      <w:pPr>
        <w:jc w:val="center"/>
        <w:rPr>
          <w:ins w:id="11" w:author="Klimo, Scott" w:date="2020-03-16T10:22:00Z"/>
          <w:noProof/>
          <w:sz w:val="28"/>
          <w:szCs w:val="28"/>
        </w:rPr>
      </w:pPr>
      <w:r w:rsidRPr="008E57A5">
        <w:rPr>
          <w:noProof/>
          <w:sz w:val="28"/>
          <w:szCs w:val="28"/>
        </w:rPr>
        <w:t xml:space="preserve">Version </w:t>
      </w:r>
      <w:ins w:id="12" w:author="Nutakki, Nagavenkatakrishnamohan" w:date="2020-06-22T18:57:00Z">
        <w:r w:rsidR="005F5A77">
          <w:rPr>
            <w:noProof/>
            <w:sz w:val="28"/>
            <w:szCs w:val="28"/>
          </w:rPr>
          <w:t>2</w:t>
        </w:r>
      </w:ins>
      <w:del w:id="13" w:author="Nutakki, Nagavenkatakrishnamohan" w:date="2020-06-22T18:57:00Z">
        <w:r w:rsidRPr="008E57A5" w:rsidDel="005F5A77">
          <w:rPr>
            <w:noProof/>
            <w:sz w:val="28"/>
            <w:szCs w:val="28"/>
          </w:rPr>
          <w:delText>1</w:delText>
        </w:r>
      </w:del>
      <w:r w:rsidRPr="008E57A5">
        <w:rPr>
          <w:noProof/>
          <w:sz w:val="28"/>
          <w:szCs w:val="28"/>
        </w:rPr>
        <w:t>.0</w:t>
      </w:r>
    </w:p>
    <w:p w14:paraId="79B05674" w14:textId="2C7DD2AD" w:rsidR="00011696" w:rsidRDefault="00011696" w:rsidP="00011696">
      <w:pPr>
        <w:jc w:val="center"/>
        <w:rPr>
          <w:ins w:id="14" w:author="Klimo, Scott" w:date="2020-03-16T10:22:00Z"/>
          <w:noProof/>
          <w:sz w:val="28"/>
          <w:szCs w:val="28"/>
        </w:rPr>
      </w:pPr>
      <w:ins w:id="15" w:author="Klimo, Scott" w:date="2020-03-16T10:22:00Z">
        <w:del w:id="16" w:author="Nutakki, Nagavenkatakrishnamohan" w:date="2020-06-22T18:57:00Z">
          <w:r w:rsidDel="005F5A77">
            <w:rPr>
              <w:noProof/>
              <w:sz w:val="28"/>
              <w:szCs w:val="28"/>
            </w:rPr>
            <w:delText>March</w:delText>
          </w:r>
        </w:del>
      </w:ins>
      <w:ins w:id="17" w:author="Nutakki, Nagavenkatakrishnamohan" w:date="2020-06-22T18:57:00Z">
        <w:r w:rsidR="005F5A77">
          <w:rPr>
            <w:noProof/>
            <w:sz w:val="28"/>
            <w:szCs w:val="28"/>
          </w:rPr>
          <w:t>June</w:t>
        </w:r>
      </w:ins>
      <w:ins w:id="18" w:author="Klimo, Scott" w:date="2020-03-16T10:22:00Z">
        <w:r>
          <w:rPr>
            <w:noProof/>
            <w:sz w:val="28"/>
            <w:szCs w:val="28"/>
          </w:rPr>
          <w:t xml:space="preserve"> </w:t>
        </w:r>
      </w:ins>
      <w:ins w:id="19" w:author="Nutakki, Nagavenkatakrishnamohan" w:date="2020-06-22T18:57:00Z">
        <w:r w:rsidR="005F5A77">
          <w:rPr>
            <w:noProof/>
            <w:sz w:val="28"/>
            <w:szCs w:val="28"/>
          </w:rPr>
          <w:t>2</w:t>
        </w:r>
      </w:ins>
      <w:ins w:id="20" w:author="Klimo, Scott" w:date="2020-03-16T10:22:00Z">
        <w:del w:id="21" w:author="Nutakki, Nagavenkatakrishnamohan" w:date="2020-06-22T18:57:00Z">
          <w:r w:rsidDel="005F5A77">
            <w:rPr>
              <w:noProof/>
              <w:sz w:val="28"/>
              <w:szCs w:val="28"/>
            </w:rPr>
            <w:delText>1</w:delText>
          </w:r>
        </w:del>
        <w:r>
          <w:rPr>
            <w:noProof/>
            <w:sz w:val="28"/>
            <w:szCs w:val="28"/>
          </w:rPr>
          <w:t>2, 2020</w:t>
        </w:r>
      </w:ins>
    </w:p>
    <w:p w14:paraId="6F0A501D" w14:textId="7CF18BF6" w:rsidR="00011696" w:rsidRPr="008E57A5" w:rsidDel="00011696" w:rsidRDefault="00011696" w:rsidP="008E57A5">
      <w:pPr>
        <w:jc w:val="center"/>
        <w:rPr>
          <w:del w:id="22" w:author="Klimo, Scott" w:date="2020-03-16T10:22:00Z"/>
          <w:noProof/>
          <w:sz w:val="28"/>
          <w:szCs w:val="28"/>
        </w:rPr>
      </w:pPr>
    </w:p>
    <w:p w14:paraId="4DCC955D" w14:textId="33F81B0E" w:rsidR="008E57A5" w:rsidRDefault="008E57A5" w:rsidP="008E57A5">
      <w:pPr>
        <w:jc w:val="center"/>
        <w:rPr>
          <w:ins w:id="23" w:author="Nutakki, Nagavenkatakrishnamohan" w:date="2020-06-22T20:42:00Z"/>
          <w:noProof/>
          <w:sz w:val="28"/>
          <w:szCs w:val="28"/>
        </w:rPr>
      </w:pPr>
      <w:r w:rsidRPr="008E57A5">
        <w:rPr>
          <w:noProof/>
          <w:sz w:val="28"/>
          <w:szCs w:val="28"/>
        </w:rPr>
        <w:t xml:space="preserve">Sravan </w:t>
      </w:r>
      <w:del w:id="24" w:author="Klimo, Scott" w:date="2020-03-16T10:22:00Z">
        <w:r w:rsidRPr="008E57A5" w:rsidDel="00011696">
          <w:rPr>
            <w:noProof/>
            <w:sz w:val="28"/>
            <w:szCs w:val="28"/>
          </w:rPr>
          <w:delText xml:space="preserve">reddy </w:delText>
        </w:r>
      </w:del>
      <w:ins w:id="25" w:author="Klimo, Scott" w:date="2020-03-16T10:22:00Z">
        <w:r w:rsidR="00011696">
          <w:rPr>
            <w:noProof/>
            <w:sz w:val="28"/>
            <w:szCs w:val="28"/>
          </w:rPr>
          <w:t>R</w:t>
        </w:r>
        <w:r w:rsidR="00011696" w:rsidRPr="008E57A5">
          <w:rPr>
            <w:noProof/>
            <w:sz w:val="28"/>
            <w:szCs w:val="28"/>
          </w:rPr>
          <w:t xml:space="preserve">eddy </w:t>
        </w:r>
      </w:ins>
      <w:r w:rsidRPr="008E57A5">
        <w:rPr>
          <w:noProof/>
          <w:sz w:val="28"/>
          <w:szCs w:val="28"/>
        </w:rPr>
        <w:t>Mandapati</w:t>
      </w:r>
    </w:p>
    <w:p w14:paraId="5032A5FA" w14:textId="6540EEAF" w:rsidR="00B459E7" w:rsidRDefault="00B459E7" w:rsidP="008E57A5">
      <w:pPr>
        <w:jc w:val="center"/>
        <w:rPr>
          <w:ins w:id="26" w:author="Nutakki, Nagavenkatakrishnamohan" w:date="2020-06-22T20:42:00Z"/>
          <w:noProof/>
          <w:sz w:val="28"/>
          <w:szCs w:val="28"/>
        </w:rPr>
      </w:pPr>
      <w:ins w:id="27" w:author="Nutakki, Nagavenkatakrishnamohan" w:date="2020-06-22T20:42:00Z">
        <w:r>
          <w:rPr>
            <w:noProof/>
            <w:sz w:val="28"/>
            <w:szCs w:val="28"/>
          </w:rPr>
          <w:t>Mohan Nutakki</w:t>
        </w:r>
      </w:ins>
    </w:p>
    <w:p w14:paraId="0711A07F" w14:textId="3BE6C364" w:rsidR="00B459E7" w:rsidRPr="008E57A5" w:rsidRDefault="00B459E7" w:rsidP="008E57A5">
      <w:pPr>
        <w:jc w:val="center"/>
        <w:rPr>
          <w:noProof/>
          <w:sz w:val="28"/>
          <w:szCs w:val="28"/>
        </w:rPr>
      </w:pPr>
      <w:ins w:id="28" w:author="Nutakki, Nagavenkatakrishnamohan" w:date="2020-06-22T20:42:00Z">
        <w:r>
          <w:rPr>
            <w:noProof/>
            <w:sz w:val="28"/>
            <w:szCs w:val="28"/>
          </w:rPr>
          <w:t>Badri Singh</w:t>
        </w:r>
      </w:ins>
    </w:p>
    <w:p w14:paraId="45DF97E5" w14:textId="70061A72" w:rsidR="008E57A5" w:rsidRDefault="008E57A5"/>
    <w:p w14:paraId="35316945" w14:textId="43A05E99" w:rsidR="008E57A5" w:rsidRDefault="008E57A5"/>
    <w:p w14:paraId="7A59E7F3" w14:textId="66244358" w:rsidR="008E57A5" w:rsidRDefault="008E57A5"/>
    <w:p w14:paraId="183880BB" w14:textId="4AAF3FC7" w:rsidR="008E57A5" w:rsidRDefault="008E57A5"/>
    <w:p w14:paraId="402E97D3" w14:textId="56834E05" w:rsidR="008E57A5" w:rsidRDefault="008E57A5"/>
    <w:p w14:paraId="065503E4" w14:textId="0682EECA" w:rsidR="008E57A5" w:rsidRDefault="008E57A5"/>
    <w:p w14:paraId="680F6E42" w14:textId="3305C0A1" w:rsidR="008E57A5" w:rsidRDefault="008E57A5"/>
    <w:p w14:paraId="7EBBB47B" w14:textId="0207C447" w:rsidR="008E57A5" w:rsidRDefault="008E57A5"/>
    <w:p w14:paraId="7F01995A" w14:textId="7B650F6D" w:rsidR="008E57A5" w:rsidRDefault="008E57A5"/>
    <w:p w14:paraId="6F0DB192" w14:textId="7B621A4F" w:rsidR="008E57A5" w:rsidRDefault="008E57A5"/>
    <w:p w14:paraId="7D9834AB" w14:textId="53297A95" w:rsidR="008E57A5" w:rsidRDefault="008E57A5"/>
    <w:p w14:paraId="795086B5" w14:textId="214CD321" w:rsidR="008E57A5" w:rsidRDefault="008E57A5"/>
    <w:p w14:paraId="0B00E980" w14:textId="549E187B" w:rsidR="008E57A5" w:rsidRDefault="008E57A5">
      <w:r w:rsidRPr="005D24D0">
        <w:rPr>
          <w:b/>
          <w:sz w:val="28"/>
          <w:szCs w:val="28"/>
        </w:rPr>
        <w:t>Objective:</w:t>
      </w:r>
      <w:r>
        <w:t xml:space="preserve"> </w:t>
      </w:r>
      <w:ins w:id="29" w:author="Klimo, Scott" w:date="2020-03-16T10:33:00Z">
        <w:r w:rsidR="00F70E31">
          <w:t xml:space="preserve">To </w:t>
        </w:r>
      </w:ins>
      <w:del w:id="30" w:author="Klimo, Scott" w:date="2020-03-16T10:33:00Z">
        <w:r w:rsidR="00EA29A2" w:rsidDel="00F70E31">
          <w:delText>D</w:delText>
        </w:r>
      </w:del>
      <w:ins w:id="31" w:author="Klimo, Scott" w:date="2020-03-16T10:33:00Z">
        <w:r w:rsidR="00F70E31">
          <w:t>d</w:t>
        </w:r>
      </w:ins>
      <w:r>
        <w:t>emonstrate</w:t>
      </w:r>
      <w:del w:id="32" w:author="Klimo, Scott" w:date="2020-03-16T10:23:00Z">
        <w:r w:rsidDel="00011696">
          <w:delText>s</w:delText>
        </w:r>
      </w:del>
      <w:r>
        <w:t xml:space="preserve"> </w:t>
      </w:r>
      <w:del w:id="33" w:author="Klimo, Scott" w:date="2020-03-16T10:23:00Z">
        <w:r w:rsidDel="00011696">
          <w:delText>I</w:delText>
        </w:r>
      </w:del>
      <w:ins w:id="34" w:author="Klimo, Scott" w:date="2020-03-16T10:23:00Z">
        <w:r w:rsidR="00011696">
          <w:t>i</w:t>
        </w:r>
      </w:ins>
      <w:r>
        <w:t xml:space="preserve">ngestion and extraction process using </w:t>
      </w:r>
      <w:del w:id="35" w:author="Klimo, Scott" w:date="2020-03-16T10:23:00Z">
        <w:r w:rsidDel="00011696">
          <w:delText>Snow</w:delText>
        </w:r>
        <w:r w:rsidR="00EA29A2" w:rsidDel="00011696">
          <w:delText>sql</w:delText>
        </w:r>
        <w:r w:rsidDel="00011696">
          <w:delText xml:space="preserve"> </w:delText>
        </w:r>
      </w:del>
      <w:proofErr w:type="spellStart"/>
      <w:ins w:id="36" w:author="Klimo, Scott" w:date="2020-03-16T10:23:00Z">
        <w:r w:rsidR="00011696">
          <w:t>SnowSQL</w:t>
        </w:r>
        <w:proofErr w:type="spellEnd"/>
        <w:r w:rsidR="00011696">
          <w:t xml:space="preserve"> </w:t>
        </w:r>
      </w:ins>
      <w:r>
        <w:t>and DataStage</w:t>
      </w:r>
      <w:ins w:id="37" w:author="Klimo, Scott" w:date="2020-03-16T10:23:00Z">
        <w:r w:rsidR="00011696">
          <w:t>.</w:t>
        </w:r>
      </w:ins>
    </w:p>
    <w:p w14:paraId="2777D31D" w14:textId="36C98445" w:rsidR="008E57A5" w:rsidRDefault="008E57A5">
      <w:r w:rsidRPr="00E80162">
        <w:rPr>
          <w:b/>
        </w:rPr>
        <w:t>Note:</w:t>
      </w:r>
      <w:r>
        <w:t xml:space="preserve"> </w:t>
      </w:r>
      <w:r w:rsidR="00EA29A2">
        <w:t xml:space="preserve">For this POC, </w:t>
      </w:r>
      <w:r>
        <w:t>X-Small Datawarehouse</w:t>
      </w:r>
      <w:r w:rsidR="00EA29A2">
        <w:t xml:space="preserve"> with 1 cluster</w:t>
      </w:r>
      <w:r>
        <w:t xml:space="preserve"> (CDW) </w:t>
      </w:r>
      <w:r w:rsidR="00EA29A2">
        <w:t>was created, stats are collected with 1 million records of 45 column dataset</w:t>
      </w:r>
      <w:r w:rsidR="00E80162">
        <w:t>, all commands ran through windows command prompt</w:t>
      </w:r>
      <w:ins w:id="38" w:author="Klimo, Scott" w:date="2020-03-16T10:23:00Z">
        <w:r w:rsidR="00011696">
          <w:t>.</w:t>
        </w:r>
      </w:ins>
    </w:p>
    <w:p w14:paraId="67FC7321" w14:textId="5AD9B6A4" w:rsidR="00E80162" w:rsidRDefault="00E80162"/>
    <w:p w14:paraId="6D40A2DE" w14:textId="724F284E" w:rsidR="00E80162" w:rsidRPr="005D24D0" w:rsidRDefault="00A40D45">
      <w:pPr>
        <w:rPr>
          <w:b/>
          <w:sz w:val="28"/>
          <w:szCs w:val="28"/>
        </w:rPr>
      </w:pPr>
      <w:r w:rsidRPr="005D24D0">
        <w:rPr>
          <w:b/>
          <w:sz w:val="28"/>
          <w:szCs w:val="28"/>
        </w:rPr>
        <w:t>Connectivity</w:t>
      </w:r>
      <w:r w:rsidR="00E80162" w:rsidRPr="005D24D0">
        <w:rPr>
          <w:b/>
          <w:sz w:val="28"/>
          <w:szCs w:val="28"/>
        </w:rPr>
        <w:t xml:space="preserve"> using </w:t>
      </w:r>
      <w:del w:id="39" w:author="Klimo, Scott" w:date="2020-03-16T10:24:00Z">
        <w:r w:rsidR="00E80162" w:rsidRPr="005D24D0" w:rsidDel="00011696">
          <w:rPr>
            <w:b/>
            <w:sz w:val="28"/>
            <w:szCs w:val="28"/>
          </w:rPr>
          <w:delText>Snowsql</w:delText>
        </w:r>
      </w:del>
      <w:proofErr w:type="spellStart"/>
      <w:ins w:id="40" w:author="Klimo, Scott" w:date="2020-03-16T10:24:00Z">
        <w:r w:rsidR="00011696" w:rsidRPr="005D24D0">
          <w:rPr>
            <w:b/>
            <w:sz w:val="28"/>
            <w:szCs w:val="28"/>
          </w:rPr>
          <w:t>Snow</w:t>
        </w:r>
        <w:r w:rsidR="00011696">
          <w:rPr>
            <w:b/>
            <w:sz w:val="28"/>
            <w:szCs w:val="28"/>
          </w:rPr>
          <w:t>SQL</w:t>
        </w:r>
      </w:ins>
      <w:proofErr w:type="spellEnd"/>
      <w:r w:rsidR="00E80162" w:rsidRPr="005D24D0">
        <w:rPr>
          <w:b/>
          <w:sz w:val="28"/>
          <w:szCs w:val="28"/>
        </w:rPr>
        <w:t>:</w:t>
      </w:r>
    </w:p>
    <w:p w14:paraId="1E154761" w14:textId="7F931C81" w:rsidR="008E57A5" w:rsidRDefault="00E80162">
      <w:r>
        <w:t xml:space="preserve">Download and install </w:t>
      </w:r>
      <w:del w:id="41" w:author="Klimo, Scott" w:date="2020-03-16T10:23:00Z">
        <w:r w:rsidR="005D24D0" w:rsidDel="00011696">
          <w:delText>S</w:delText>
        </w:r>
        <w:r w:rsidDel="00011696">
          <w:delText xml:space="preserve">nowsql </w:delText>
        </w:r>
      </w:del>
      <w:proofErr w:type="spellStart"/>
      <w:ins w:id="42" w:author="Klimo, Scott" w:date="2020-03-16T10:23:00Z">
        <w:r w:rsidR="00011696">
          <w:t>SnowSQL</w:t>
        </w:r>
        <w:proofErr w:type="spellEnd"/>
        <w:r w:rsidR="00011696">
          <w:t xml:space="preserve"> </w:t>
        </w:r>
      </w:ins>
      <w:r>
        <w:t>from Snowflake</w:t>
      </w:r>
    </w:p>
    <w:p w14:paraId="307BFF39" w14:textId="6787DA18" w:rsidR="00E80162" w:rsidRDefault="00E80162">
      <w:r>
        <w:t>Should see following screen after installation in windows</w:t>
      </w:r>
    </w:p>
    <w:p w14:paraId="1B4F73BB" w14:textId="521798AF" w:rsidR="008E57A5" w:rsidRDefault="008E57A5">
      <w:r>
        <w:rPr>
          <w:noProof/>
        </w:rPr>
        <w:drawing>
          <wp:inline distT="0" distB="0" distL="0" distR="0" wp14:anchorId="6E4963EA" wp14:editId="21A655BE">
            <wp:extent cx="5819775" cy="46291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2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A8D01" w14:textId="1AD3E30D" w:rsidR="000E1678" w:rsidDel="007A779D" w:rsidRDefault="000E1678">
      <w:pPr>
        <w:rPr>
          <w:del w:id="43" w:author="Klimo, Scott" w:date="2020-03-16T10:43:00Z"/>
        </w:rPr>
      </w:pPr>
    </w:p>
    <w:p w14:paraId="1D532BBC" w14:textId="501DFDD3" w:rsidR="00E80162" w:rsidRDefault="007A5BDE">
      <w:r>
        <w:t xml:space="preserve">Test connectivity </w:t>
      </w:r>
      <w:r w:rsidR="00E80162">
        <w:t xml:space="preserve">to snowflake using </w:t>
      </w:r>
      <w:del w:id="44" w:author="Klimo, Scott" w:date="2020-03-16T10:23:00Z">
        <w:r w:rsidDel="00011696">
          <w:delText>s</w:delText>
        </w:r>
      </w:del>
      <w:proofErr w:type="spellStart"/>
      <w:ins w:id="45" w:author="Klimo, Scott" w:date="2020-03-16T10:23:00Z">
        <w:r w:rsidR="00011696">
          <w:t>S</w:t>
        </w:r>
      </w:ins>
      <w:r>
        <w:t>now</w:t>
      </w:r>
      <w:del w:id="46" w:author="Klimo, Scott" w:date="2020-03-16T10:23:00Z">
        <w:r w:rsidDel="00011696">
          <w:delText xml:space="preserve">sql </w:delText>
        </w:r>
      </w:del>
      <w:ins w:id="47" w:author="Klimo, Scott" w:date="2020-03-16T10:23:00Z">
        <w:r w:rsidR="00011696">
          <w:t>SQL</w:t>
        </w:r>
      </w:ins>
      <w:proofErr w:type="spellEnd"/>
      <w:ins w:id="48" w:author="Klimo, Scott" w:date="2020-03-16T10:33:00Z">
        <w:r w:rsidR="00F70E31">
          <w:t xml:space="preserve"> </w:t>
        </w:r>
      </w:ins>
      <w:r>
        <w:t>command</w:t>
      </w:r>
    </w:p>
    <w:p w14:paraId="6F21E29E" w14:textId="6F941A60" w:rsidR="007A5BDE" w:rsidRDefault="007A5BDE" w:rsidP="007A5BDE">
      <w:pPr>
        <w:rPr>
          <w:noProof/>
        </w:rPr>
      </w:pPr>
      <w:r w:rsidRPr="007A5BDE">
        <w:rPr>
          <w:b/>
        </w:rPr>
        <w:lastRenderedPageBreak/>
        <w:t>Command</w:t>
      </w:r>
      <w:r>
        <w:t xml:space="preserve">:  </w:t>
      </w:r>
      <w:proofErr w:type="spellStart"/>
      <w:r>
        <w:t>snowsql</w:t>
      </w:r>
      <w:proofErr w:type="spellEnd"/>
      <w:r>
        <w:t xml:space="preserve"> -a &lt;account name&gt;.&lt;region&gt; -u &lt;login&gt; --proxy-host unetproxy.infoftps.com –proxy-port 8080</w:t>
      </w:r>
    </w:p>
    <w:p w14:paraId="662B528C" w14:textId="50576DA5" w:rsidR="007A5BDE" w:rsidRDefault="007A5BDE">
      <w:r>
        <w:t>Provide password when prompted</w:t>
      </w:r>
    </w:p>
    <w:p w14:paraId="261090CA" w14:textId="7F651202" w:rsidR="000E1678" w:rsidRDefault="00AF17B3">
      <w:r>
        <w:rPr>
          <w:noProof/>
        </w:rPr>
        <w:drawing>
          <wp:inline distT="0" distB="0" distL="0" distR="0" wp14:anchorId="48C1E7E8" wp14:editId="62E485A1">
            <wp:extent cx="5943600" cy="241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CA44" w14:textId="23F687FE" w:rsidR="008705DF" w:rsidRDefault="007A5BDE">
      <w:r>
        <w:t xml:space="preserve">To automate the connection login, go to </w:t>
      </w:r>
      <w:proofErr w:type="spellStart"/>
      <w:ins w:id="49" w:author="Klimo, Scott" w:date="2020-03-16T10:24:00Z">
        <w:r w:rsidR="00011696">
          <w:t>S</w:t>
        </w:r>
      </w:ins>
      <w:del w:id="50" w:author="Klimo, Scott" w:date="2020-03-16T10:24:00Z">
        <w:r w:rsidR="00A40D45" w:rsidDel="00011696">
          <w:delText>s</w:delText>
        </w:r>
      </w:del>
      <w:r w:rsidR="00A40D45">
        <w:t>now</w:t>
      </w:r>
      <w:ins w:id="51" w:author="Klimo, Scott" w:date="2020-03-16T10:24:00Z">
        <w:r w:rsidR="00011696">
          <w:t>SQL</w:t>
        </w:r>
      </w:ins>
      <w:proofErr w:type="spellEnd"/>
      <w:del w:id="52" w:author="Klimo, Scott" w:date="2020-03-16T10:24:00Z">
        <w:r w:rsidR="00A40D45" w:rsidDel="00011696">
          <w:delText>sql</w:delText>
        </w:r>
      </w:del>
      <w:r w:rsidR="00A40D45">
        <w:t xml:space="preserve"> config file and provide connection settings </w:t>
      </w:r>
    </w:p>
    <w:p w14:paraId="492F10A8" w14:textId="233647B8" w:rsidR="00A40D45" w:rsidRDefault="00A40D45">
      <w:r>
        <w:t>Config file:</w:t>
      </w:r>
    </w:p>
    <w:p w14:paraId="758BA74D" w14:textId="777B323E" w:rsidR="00A40D45" w:rsidRDefault="00A40D45">
      <w:r>
        <w:rPr>
          <w:noProof/>
        </w:rPr>
        <w:drawing>
          <wp:inline distT="0" distB="0" distL="0" distR="0" wp14:anchorId="4A4FE7DC" wp14:editId="35A9E0B1">
            <wp:extent cx="5791200" cy="26384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35F72" w14:textId="7FF674C8" w:rsidR="00A40D45" w:rsidRDefault="00A40D45">
      <w:r>
        <w:t>Test connection using following command</w:t>
      </w:r>
    </w:p>
    <w:p w14:paraId="2CEB13F2" w14:textId="4FE0E74A" w:rsidR="00A40D45" w:rsidRDefault="00A40D45">
      <w:r w:rsidRPr="00F36192">
        <w:rPr>
          <w:b/>
        </w:rPr>
        <w:t>Command</w:t>
      </w:r>
      <w:r>
        <w:t xml:space="preserve">: </w:t>
      </w:r>
      <w:proofErr w:type="spellStart"/>
      <w:r>
        <w:t>snowsql</w:t>
      </w:r>
      <w:proofErr w:type="spellEnd"/>
      <w:r>
        <w:t xml:space="preserve"> -c &lt;connection name&gt;</w:t>
      </w:r>
    </w:p>
    <w:p w14:paraId="6D36DBF5" w14:textId="7640A527" w:rsidR="008705DF" w:rsidRDefault="008705DF">
      <w:r>
        <w:rPr>
          <w:noProof/>
        </w:rPr>
        <w:drawing>
          <wp:inline distT="0" distB="0" distL="0" distR="0" wp14:anchorId="2065CEEF" wp14:editId="3A835FFE">
            <wp:extent cx="594360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45A" w14:textId="569DC4B4" w:rsidR="00432DD8" w:rsidRDefault="00A40D45">
      <w:r>
        <w:t xml:space="preserve">To exit </w:t>
      </w:r>
      <w:proofErr w:type="spellStart"/>
      <w:ins w:id="53" w:author="Klimo, Scott" w:date="2020-03-16T10:43:00Z">
        <w:r w:rsidR="001754FC">
          <w:t>Sn</w:t>
        </w:r>
      </w:ins>
      <w:del w:id="54" w:author="Klimo, Scott" w:date="2020-03-16T10:43:00Z">
        <w:r w:rsidDel="001754FC">
          <w:delText>sn</w:delText>
        </w:r>
      </w:del>
      <w:r>
        <w:t>ow</w:t>
      </w:r>
      <w:del w:id="55" w:author="Klimo, Scott" w:date="2020-03-16T10:43:00Z">
        <w:r w:rsidDel="001754FC">
          <w:delText>sql</w:delText>
        </w:r>
      </w:del>
      <w:ins w:id="56" w:author="Klimo, Scott" w:date="2020-03-16T10:43:00Z">
        <w:r w:rsidR="001754FC">
          <w:t>SQL</w:t>
        </w:r>
      </w:ins>
      <w:proofErr w:type="spellEnd"/>
      <w:r>
        <w:t xml:space="preserve"> run following command</w:t>
      </w:r>
    </w:p>
    <w:p w14:paraId="0FE24213" w14:textId="4F62EC0B" w:rsidR="00A40D45" w:rsidRDefault="00A40D45">
      <w:r w:rsidRPr="00F36192">
        <w:rPr>
          <w:b/>
        </w:rPr>
        <w:t>Command</w:t>
      </w:r>
      <w:r>
        <w:t>: !exit or !disconnect</w:t>
      </w:r>
    </w:p>
    <w:p w14:paraId="5A4269A3" w14:textId="77CBE89B" w:rsidR="00A40D45" w:rsidRDefault="00A40D45">
      <w:r>
        <w:rPr>
          <w:noProof/>
        </w:rPr>
        <w:drawing>
          <wp:inline distT="0" distB="0" distL="0" distR="0" wp14:anchorId="64A77BC4" wp14:editId="0843F8FB">
            <wp:extent cx="585787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1A6" w14:textId="77777777" w:rsidR="005D24D0" w:rsidRDefault="005D24D0">
      <w:pPr>
        <w:rPr>
          <w:b/>
          <w:sz w:val="28"/>
          <w:szCs w:val="28"/>
        </w:rPr>
      </w:pPr>
    </w:p>
    <w:p w14:paraId="123D115F" w14:textId="77777777" w:rsidR="005D24D0" w:rsidRDefault="005D24D0">
      <w:pPr>
        <w:rPr>
          <w:b/>
          <w:sz w:val="28"/>
          <w:szCs w:val="28"/>
        </w:rPr>
      </w:pPr>
    </w:p>
    <w:p w14:paraId="0B6D76A5" w14:textId="77777777" w:rsidR="005D24D0" w:rsidRDefault="005D24D0">
      <w:pPr>
        <w:rPr>
          <w:b/>
          <w:sz w:val="28"/>
          <w:szCs w:val="28"/>
        </w:rPr>
      </w:pPr>
    </w:p>
    <w:p w14:paraId="58777F1A" w14:textId="77777777" w:rsidR="005D24D0" w:rsidRDefault="005D24D0">
      <w:pPr>
        <w:rPr>
          <w:b/>
          <w:sz w:val="28"/>
          <w:szCs w:val="28"/>
        </w:rPr>
      </w:pPr>
    </w:p>
    <w:p w14:paraId="705201CA" w14:textId="343363B3" w:rsidR="0017725C" w:rsidRDefault="005D24D0">
      <w:pPr>
        <w:rPr>
          <w:b/>
          <w:sz w:val="28"/>
          <w:szCs w:val="28"/>
        </w:rPr>
      </w:pPr>
      <w:r w:rsidRPr="005D24D0">
        <w:rPr>
          <w:b/>
          <w:sz w:val="28"/>
          <w:szCs w:val="28"/>
        </w:rPr>
        <w:t>Ingesti</w:t>
      </w:r>
      <w:del w:id="57" w:author="Klimo, Scott" w:date="2020-03-16T10:45:00Z">
        <w:r w:rsidRPr="005D24D0" w:rsidDel="00110120">
          <w:rPr>
            <w:b/>
            <w:sz w:val="28"/>
            <w:szCs w:val="28"/>
          </w:rPr>
          <w:delText>on</w:delText>
        </w:r>
      </w:del>
      <w:ins w:id="58" w:author="Klimo, Scott" w:date="2020-03-16T10:45:00Z">
        <w:r w:rsidR="00110120">
          <w:rPr>
            <w:b/>
            <w:sz w:val="28"/>
            <w:szCs w:val="28"/>
          </w:rPr>
          <w:t>ng Data</w:t>
        </w:r>
      </w:ins>
      <w:r w:rsidRPr="005D24D0">
        <w:rPr>
          <w:b/>
          <w:sz w:val="28"/>
          <w:szCs w:val="28"/>
        </w:rPr>
        <w:t xml:space="preserve"> using </w:t>
      </w:r>
      <w:proofErr w:type="spellStart"/>
      <w:r w:rsidRPr="005D24D0">
        <w:rPr>
          <w:b/>
          <w:sz w:val="28"/>
          <w:szCs w:val="28"/>
        </w:rPr>
        <w:t>Snow</w:t>
      </w:r>
      <w:del w:id="59" w:author="Klimo, Scott" w:date="2020-03-16T10:24:00Z">
        <w:r w:rsidRPr="005D24D0" w:rsidDel="00011696">
          <w:rPr>
            <w:b/>
            <w:sz w:val="28"/>
            <w:szCs w:val="28"/>
          </w:rPr>
          <w:delText>sql</w:delText>
        </w:r>
      </w:del>
      <w:ins w:id="60" w:author="Klimo, Scott" w:date="2020-03-16T10:24:00Z">
        <w:r w:rsidR="00011696">
          <w:rPr>
            <w:b/>
            <w:sz w:val="28"/>
            <w:szCs w:val="28"/>
          </w:rPr>
          <w:t>SQL</w:t>
        </w:r>
      </w:ins>
      <w:proofErr w:type="spellEnd"/>
      <w:r w:rsidRPr="005D24D0">
        <w:rPr>
          <w:b/>
          <w:sz w:val="28"/>
          <w:szCs w:val="28"/>
        </w:rPr>
        <w:t>:</w:t>
      </w:r>
    </w:p>
    <w:p w14:paraId="47F11F6A" w14:textId="63419476" w:rsidR="005D24D0" w:rsidRDefault="00DA7CAE">
      <w:r w:rsidRPr="00F70E31">
        <w:rPr>
          <w:b/>
          <w:rPrChange w:id="61" w:author="Klimo, Scott" w:date="2020-03-16T10:34:00Z">
            <w:rPr/>
          </w:rPrChange>
        </w:rPr>
        <w:t>Step 1</w:t>
      </w:r>
      <w:r>
        <w:t>:</w:t>
      </w:r>
      <w:r w:rsidR="00F36192">
        <w:t xml:space="preserve"> </w:t>
      </w:r>
      <w:r w:rsidR="005D24D0">
        <w:t xml:space="preserve">After login to </w:t>
      </w:r>
      <w:del w:id="62" w:author="Klimo, Scott" w:date="2020-03-16T10:40:00Z">
        <w:r w:rsidR="005D24D0" w:rsidDel="00BB1DF5">
          <w:delText xml:space="preserve">snowsql </w:delText>
        </w:r>
      </w:del>
      <w:proofErr w:type="spellStart"/>
      <w:ins w:id="63" w:author="Klimo, Scott" w:date="2020-03-16T10:40:00Z">
        <w:r w:rsidR="00BB1DF5">
          <w:t>SnowSQL</w:t>
        </w:r>
        <w:proofErr w:type="spellEnd"/>
        <w:r w:rsidR="00BB1DF5">
          <w:t xml:space="preserve"> </w:t>
        </w:r>
      </w:ins>
      <w:r w:rsidR="005D24D0">
        <w:t xml:space="preserve">connect to your </w:t>
      </w:r>
      <w:ins w:id="64" w:author="Klimo, Scott" w:date="2020-03-16T10:40:00Z">
        <w:r w:rsidR="00BB1DF5">
          <w:t xml:space="preserve">data </w:t>
        </w:r>
      </w:ins>
      <w:r w:rsidR="005D24D0">
        <w:t>ware</w:t>
      </w:r>
      <w:del w:id="65" w:author="Klimo, Scott" w:date="2020-03-16T10:24:00Z">
        <w:r w:rsidR="005D24D0" w:rsidDel="00011696">
          <w:delText xml:space="preserve"> </w:delText>
        </w:r>
      </w:del>
      <w:r w:rsidR="005D24D0">
        <w:t>house, database and schema</w:t>
      </w:r>
    </w:p>
    <w:p w14:paraId="368E0898" w14:textId="30D55CE9" w:rsidR="005D24D0" w:rsidRDefault="005D24D0" w:rsidP="005D24D0">
      <w:r w:rsidRPr="00F36192">
        <w:rPr>
          <w:b/>
        </w:rPr>
        <w:t>Command</w:t>
      </w:r>
      <w:r>
        <w:t xml:space="preserve">: </w:t>
      </w:r>
      <w:r>
        <w:tab/>
        <w:t xml:space="preserve">USE ROLE </w:t>
      </w:r>
      <w:r w:rsidR="00DA7CAE">
        <w:t>&lt;role&gt;</w:t>
      </w:r>
      <w:r>
        <w:t>;</w:t>
      </w:r>
    </w:p>
    <w:p w14:paraId="01EC7D60" w14:textId="0761C0C2" w:rsidR="005D24D0" w:rsidRDefault="005D24D0" w:rsidP="005D24D0">
      <w:pPr>
        <w:ind w:left="720" w:firstLine="720"/>
      </w:pPr>
      <w:r>
        <w:t xml:space="preserve">USE WAREHOUSE </w:t>
      </w:r>
      <w:r w:rsidR="00DA7CAE">
        <w:t>&lt;</w:t>
      </w:r>
      <w:proofErr w:type="spellStart"/>
      <w:r w:rsidR="00DA7CAE">
        <w:t>datawarehouse</w:t>
      </w:r>
      <w:proofErr w:type="spellEnd"/>
      <w:r w:rsidR="00DA7CAE">
        <w:t>&gt;</w:t>
      </w:r>
      <w:r>
        <w:t>;</w:t>
      </w:r>
    </w:p>
    <w:p w14:paraId="68926A4B" w14:textId="3E388EEF" w:rsidR="005D24D0" w:rsidRDefault="005D24D0" w:rsidP="005D24D0">
      <w:pPr>
        <w:ind w:left="720" w:firstLine="720"/>
      </w:pPr>
      <w:r>
        <w:t xml:space="preserve">USE DATABASE </w:t>
      </w:r>
      <w:r w:rsidR="00DA7CAE">
        <w:t>&lt;database&gt;</w:t>
      </w:r>
      <w:r>
        <w:t>;</w:t>
      </w:r>
    </w:p>
    <w:p w14:paraId="315188FC" w14:textId="2A6B404C" w:rsidR="005D24D0" w:rsidRPr="005D24D0" w:rsidRDefault="005D24D0" w:rsidP="005D24D0">
      <w:pPr>
        <w:ind w:left="720" w:firstLine="720"/>
      </w:pPr>
      <w:r>
        <w:t xml:space="preserve">USE SCHEMA </w:t>
      </w:r>
      <w:r w:rsidR="00DA7CAE">
        <w:t>&lt;schema&gt;</w:t>
      </w:r>
      <w:r>
        <w:t>;</w:t>
      </w:r>
    </w:p>
    <w:p w14:paraId="582E3BF2" w14:textId="299F6B02" w:rsidR="005D24D0" w:rsidRPr="005D24D0" w:rsidDel="00F70E31" w:rsidRDefault="005D24D0">
      <w:pPr>
        <w:rPr>
          <w:del w:id="66" w:author="Klimo, Scott" w:date="2020-03-16T10:34:00Z"/>
        </w:rPr>
      </w:pPr>
    </w:p>
    <w:p w14:paraId="60C32008" w14:textId="6CF740F4" w:rsidR="0017725C" w:rsidRDefault="0017725C">
      <w:r>
        <w:rPr>
          <w:noProof/>
        </w:rPr>
        <w:drawing>
          <wp:inline distT="0" distB="0" distL="0" distR="0" wp14:anchorId="7DE2E138" wp14:editId="1A1EDAC4">
            <wp:extent cx="5943600" cy="741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E3A4" w14:textId="0D66F928" w:rsidR="00DA7CAE" w:rsidRDefault="00DA7CAE">
      <w:r>
        <w:t>Make sure ROLE has access to warehouse, database and schema</w:t>
      </w:r>
    </w:p>
    <w:p w14:paraId="18368416" w14:textId="63D90005" w:rsidR="00DA7CAE" w:rsidDel="00F70E31" w:rsidRDefault="00DA7CAE">
      <w:pPr>
        <w:rPr>
          <w:del w:id="67" w:author="Klimo, Scott" w:date="2020-03-16T10:34:00Z"/>
        </w:rPr>
      </w:pPr>
    </w:p>
    <w:p w14:paraId="07D301D8" w14:textId="3F3ADE1C" w:rsidR="00DA7CAE" w:rsidRDefault="00DA7CAE">
      <w:r w:rsidRPr="00F70E31">
        <w:rPr>
          <w:b/>
          <w:rPrChange w:id="68" w:author="Klimo, Scott" w:date="2020-03-16T10:34:00Z">
            <w:rPr/>
          </w:rPrChange>
        </w:rPr>
        <w:t>Step 2:</w:t>
      </w:r>
      <w:r>
        <w:t xml:space="preserve"> create stage using following command</w:t>
      </w:r>
    </w:p>
    <w:p w14:paraId="352BD6CF" w14:textId="5CBFE1A3" w:rsidR="00DA7CAE" w:rsidRDefault="00DA7CAE">
      <w:r w:rsidRPr="00F36192">
        <w:rPr>
          <w:b/>
        </w:rPr>
        <w:t>Command</w:t>
      </w:r>
      <w:r>
        <w:t>: CREATE STAGE &lt;DATABASE&gt;.&lt;SCHAMA&gt;.&lt;STAGE NAME&gt;</w:t>
      </w:r>
      <w:r w:rsidR="006C2255">
        <w:t>;</w:t>
      </w:r>
    </w:p>
    <w:p w14:paraId="484017AF" w14:textId="0794A233" w:rsidR="006C2255" w:rsidRDefault="006C2255">
      <w:r>
        <w:tab/>
        <w:t>GRANT READ, WRITE ON STAGE &lt;DATABASE&gt;.&lt;SCHAMA&gt;.&lt;STAGE NAME&gt; TO ROLE &lt;ROLE&gt;;</w:t>
      </w:r>
    </w:p>
    <w:p w14:paraId="57E46479" w14:textId="76A0F727" w:rsidR="0017725C" w:rsidRDefault="0017725C">
      <w:r>
        <w:rPr>
          <w:noProof/>
        </w:rPr>
        <w:drawing>
          <wp:inline distT="0" distB="0" distL="0" distR="0" wp14:anchorId="1E613AFD" wp14:editId="1320D0CF">
            <wp:extent cx="5410200" cy="1343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EE7B" w14:textId="4FD8A080" w:rsidR="00C40106" w:rsidRDefault="00C40106">
      <w:r>
        <w:rPr>
          <w:noProof/>
        </w:rPr>
        <w:drawing>
          <wp:inline distT="0" distB="0" distL="0" distR="0" wp14:anchorId="44921DED" wp14:editId="2EED4E70">
            <wp:extent cx="5943600" cy="899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6DF" w14:textId="2207AC41" w:rsidR="000376FD" w:rsidRDefault="006C2255">
      <w:r>
        <w:t xml:space="preserve"> Should see after running show stage command</w:t>
      </w:r>
    </w:p>
    <w:p w14:paraId="10864EB9" w14:textId="4CAC5E31" w:rsidR="000376FD" w:rsidRDefault="000376FD">
      <w:r>
        <w:rPr>
          <w:noProof/>
        </w:rPr>
        <w:lastRenderedPageBreak/>
        <w:drawing>
          <wp:inline distT="0" distB="0" distL="0" distR="0" wp14:anchorId="28CA31B1" wp14:editId="7E892C47">
            <wp:extent cx="5943600" cy="1097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EFC6" w14:textId="77777777" w:rsidR="00F70E31" w:rsidRDefault="00F70E31">
      <w:pPr>
        <w:rPr>
          <w:ins w:id="69" w:author="Klimo, Scott" w:date="2020-03-16T10:34:00Z"/>
          <w:b/>
        </w:rPr>
      </w:pPr>
      <w:ins w:id="70" w:author="Klimo, Scott" w:date="2020-03-16T10:34:00Z">
        <w:r>
          <w:rPr>
            <w:b/>
          </w:rPr>
          <w:br w:type="page"/>
        </w:r>
      </w:ins>
    </w:p>
    <w:p w14:paraId="0BA652B3" w14:textId="4437706D" w:rsidR="006A78E5" w:rsidRDefault="006C2255">
      <w:r w:rsidRPr="00F36192">
        <w:rPr>
          <w:b/>
        </w:rPr>
        <w:lastRenderedPageBreak/>
        <w:t>Step 3</w:t>
      </w:r>
      <w:r>
        <w:t>: create file format using following command</w:t>
      </w:r>
    </w:p>
    <w:p w14:paraId="71D441C3" w14:textId="0CF571F4" w:rsidR="006C2255" w:rsidRDefault="006C2255">
      <w:r w:rsidRPr="00F36192">
        <w:rPr>
          <w:b/>
        </w:rPr>
        <w:t>Command</w:t>
      </w:r>
      <w:r>
        <w:t>: CREATE</w:t>
      </w:r>
      <w:r w:rsidRPr="006C2255">
        <w:t xml:space="preserve"> FILE FORMAT </w:t>
      </w:r>
      <w:bookmarkStart w:id="71" w:name="_Hlk34903755"/>
      <w:r>
        <w:t>&lt;DATABASE&gt;.&lt;SCHAMA&gt;.&lt;FILE FORMAT NAME&gt;</w:t>
      </w:r>
      <w:bookmarkEnd w:id="71"/>
      <w:r>
        <w:t>;</w:t>
      </w:r>
      <w:r w:rsidRPr="006C2255">
        <w:t xml:space="preserve"> SET COMPRESSION = 'AUTO' FIELD_DELIMITER = '</w:t>
      </w:r>
      <w:r>
        <w:t>&lt;DELIMETER&gt;</w:t>
      </w:r>
      <w:r w:rsidRPr="006C2255">
        <w:t>' RECORD_DELIMITER = '</w:t>
      </w:r>
      <w:r>
        <w:t>&lt;RECORD DELIMETER&gt;</w:t>
      </w:r>
      <w:r w:rsidRPr="006C2255">
        <w:t xml:space="preserve">' SKIP_HEADER = </w:t>
      </w:r>
      <w:r>
        <w:t>&lt;LINES TO SKIP&gt;</w:t>
      </w:r>
      <w:r w:rsidRPr="006C2255">
        <w:t xml:space="preserve"> FIELD_OPTIONALLY_ENCLOSED_BY = 'NONE' TRIM_SPACE = FALSE ERROR_ON_COLUMN_COUNT_MISMATCH = TRUE ESCAPE = 'NONE' ESCAPE_UNENCLOSED_FIELD = '\134' DATE_FORMAT = '</w:t>
      </w:r>
      <w:r>
        <w:t>&lt;DATE FORMAT&gt;</w:t>
      </w:r>
      <w:r w:rsidRPr="006C2255">
        <w:t>' TIMESTAMP_FORMAT = '</w:t>
      </w:r>
      <w:r>
        <w:t>TIMESTAMP FORMAT</w:t>
      </w:r>
      <w:r w:rsidRPr="006C2255">
        <w:t>' NULL_IF = ('\\N');</w:t>
      </w:r>
    </w:p>
    <w:p w14:paraId="2D48351D" w14:textId="392E2CC7" w:rsidR="006C2255" w:rsidRDefault="006C2255">
      <w:r>
        <w:t>GRANT USAGE ON FILE FORMAT &lt;DATABASE&gt;.&lt;SCHAMA&gt;.&lt;FILE FORMAT NAME&gt; TO ROLE &lt;ROLE&gt;</w:t>
      </w:r>
    </w:p>
    <w:p w14:paraId="735823DA" w14:textId="7BF0F458" w:rsidR="006A78E5" w:rsidRDefault="006A78E5">
      <w:r>
        <w:rPr>
          <w:noProof/>
        </w:rPr>
        <w:drawing>
          <wp:inline distT="0" distB="0" distL="0" distR="0" wp14:anchorId="2F774999" wp14:editId="1E7219B6">
            <wp:extent cx="5943600" cy="741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C569" w14:textId="0B6DC63C" w:rsidR="00C40106" w:rsidRDefault="00C40106">
      <w:r>
        <w:rPr>
          <w:noProof/>
        </w:rPr>
        <w:drawing>
          <wp:inline distT="0" distB="0" distL="0" distR="0" wp14:anchorId="75E04192" wp14:editId="1CD1E427">
            <wp:extent cx="5943600" cy="974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0E1D" w14:textId="5C432140" w:rsidR="006C0D0E" w:rsidRDefault="008A6FEA">
      <w:r>
        <w:t>Make sure date and timestamp format matches to dataset format</w:t>
      </w:r>
    </w:p>
    <w:p w14:paraId="6BBADFFB" w14:textId="031845DB" w:rsidR="001E5AE3" w:rsidDel="00011696" w:rsidRDefault="001E5AE3">
      <w:pPr>
        <w:rPr>
          <w:del w:id="72" w:author="Klimo, Scott" w:date="2020-03-16T10:27:00Z"/>
        </w:rPr>
      </w:pPr>
    </w:p>
    <w:p w14:paraId="4120105E" w14:textId="0E3D9647" w:rsidR="008A6FEA" w:rsidRDefault="008A6FEA">
      <w:r w:rsidRPr="001E5AE3">
        <w:rPr>
          <w:b/>
        </w:rPr>
        <w:t>Step 4</w:t>
      </w:r>
      <w:r>
        <w:t>: Load dataset to stage using following command</w:t>
      </w:r>
    </w:p>
    <w:p w14:paraId="335DA878" w14:textId="0828547B" w:rsidR="008A6FEA" w:rsidRDefault="008A6FEA">
      <w:r w:rsidRPr="00F36192">
        <w:rPr>
          <w:b/>
        </w:rPr>
        <w:t>Command</w:t>
      </w:r>
      <w:r>
        <w:t xml:space="preserve">: </w:t>
      </w:r>
      <w:r w:rsidR="001E5AE3">
        <w:t xml:space="preserve">PUT FILE:&lt;FILE PATH / FILE NAME. EXTENSION&gt; @&lt;STAGE NAME&gt; </w:t>
      </w:r>
    </w:p>
    <w:p w14:paraId="452DFD2B" w14:textId="2B14CED3" w:rsidR="006C0D0E" w:rsidRDefault="006C0D0E">
      <w:r>
        <w:rPr>
          <w:noProof/>
        </w:rPr>
        <w:drawing>
          <wp:inline distT="0" distB="0" distL="0" distR="0" wp14:anchorId="54DE7653" wp14:editId="2290DBDC">
            <wp:extent cx="5943600" cy="775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EB8" w14:textId="29CFFF35" w:rsidR="001E5AE3" w:rsidRDefault="001E5AE3" w:rsidP="001E5AE3">
      <w:r>
        <w:t>Observations: Compressed file size to 10%,and took 46 seconds to load data into stage</w:t>
      </w:r>
    </w:p>
    <w:p w14:paraId="5FBC557B" w14:textId="5A970445" w:rsidR="00CA4F85" w:rsidRDefault="001E5AE3">
      <w:r w:rsidRPr="001E5AE3">
        <w:rPr>
          <w:b/>
        </w:rPr>
        <w:t>Step 5</w:t>
      </w:r>
      <w:r>
        <w:t>: create table and provide grants to role using following command</w:t>
      </w:r>
    </w:p>
    <w:p w14:paraId="6E8BA31B" w14:textId="234ED27D" w:rsidR="001E5AE3" w:rsidRDefault="001E5AE3">
      <w:r w:rsidRPr="00F36192">
        <w:rPr>
          <w:b/>
        </w:rPr>
        <w:t>Command</w:t>
      </w:r>
      <w:r>
        <w:t>:   !SOURCE &lt;DDL FILE&gt;</w:t>
      </w:r>
    </w:p>
    <w:p w14:paraId="3C493A48" w14:textId="6BC5E208" w:rsidR="00CA4F85" w:rsidRDefault="00811FD7">
      <w:r>
        <w:rPr>
          <w:noProof/>
        </w:rPr>
        <w:drawing>
          <wp:inline distT="0" distB="0" distL="0" distR="0" wp14:anchorId="0050A113" wp14:editId="71923C63">
            <wp:extent cx="5943600" cy="1478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D7FA" w14:textId="77777777" w:rsidR="00F70E31" w:rsidRDefault="00F70E31">
      <w:pPr>
        <w:rPr>
          <w:ins w:id="73" w:author="Klimo, Scott" w:date="2020-03-16T10:34:00Z"/>
          <w:b/>
        </w:rPr>
      </w:pPr>
      <w:ins w:id="74" w:author="Klimo, Scott" w:date="2020-03-16T10:34:00Z">
        <w:r>
          <w:rPr>
            <w:b/>
          </w:rPr>
          <w:br w:type="page"/>
        </w:r>
      </w:ins>
    </w:p>
    <w:p w14:paraId="217D2E8A" w14:textId="595B412A" w:rsidR="0059551C" w:rsidRDefault="001E5AE3">
      <w:r w:rsidRPr="00F36192">
        <w:rPr>
          <w:b/>
        </w:rPr>
        <w:lastRenderedPageBreak/>
        <w:t>Step 6</w:t>
      </w:r>
      <w:r>
        <w:t>: ingest data into target table using stage and file formats created in above steps</w:t>
      </w:r>
    </w:p>
    <w:p w14:paraId="25A548D4" w14:textId="6B14DD89" w:rsidR="001E5AE3" w:rsidRDefault="001E5AE3">
      <w:r w:rsidRPr="00F36192">
        <w:rPr>
          <w:b/>
        </w:rPr>
        <w:t>Command</w:t>
      </w:r>
      <w:r>
        <w:t xml:space="preserve">: </w:t>
      </w:r>
      <w:r w:rsidRPr="001E5AE3">
        <w:t xml:space="preserve">COPY INTO </w:t>
      </w:r>
      <w:r>
        <w:t>&lt;TARGET TABLE&gt;</w:t>
      </w:r>
      <w:r w:rsidRPr="001E5AE3">
        <w:t xml:space="preserve"> FROM @</w:t>
      </w:r>
      <w:r w:rsidR="00AC6378">
        <w:t>&lt;STAGE&gt;</w:t>
      </w:r>
      <w:r w:rsidRPr="001E5AE3">
        <w:t xml:space="preserve"> FILE_FORMAT = (</w:t>
      </w:r>
      <w:r>
        <w:t>FORMAT_NAME</w:t>
      </w:r>
      <w:r w:rsidRPr="001E5AE3">
        <w:t xml:space="preserve"> = </w:t>
      </w:r>
      <w:r>
        <w:t>‘&lt;FORMAT NAME&gt;’</w:t>
      </w:r>
      <w:r w:rsidRPr="001E5AE3">
        <w:t>)  PATTERN = '</w:t>
      </w:r>
      <w:r>
        <w:t>&lt;FILE PATTERN IN STAGE&gt;</w:t>
      </w:r>
      <w:r w:rsidRPr="001E5AE3">
        <w:t>'  ON_ERROR = 'SKIP_FILE';</w:t>
      </w:r>
    </w:p>
    <w:p w14:paraId="76D1E056" w14:textId="0EE8AB3B" w:rsidR="0059551C" w:rsidRDefault="00AD2CDF">
      <w:r>
        <w:rPr>
          <w:noProof/>
        </w:rPr>
        <w:drawing>
          <wp:inline distT="0" distB="0" distL="0" distR="0" wp14:anchorId="2DBF5036" wp14:editId="56363AA9">
            <wp:extent cx="5943600" cy="678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A0EC" w14:textId="45AE8535" w:rsidR="00EB468F" w:rsidRDefault="00BB1DF5">
      <w:ins w:id="75" w:author="Klimo, Scott" w:date="2020-03-16T10:41:00Z">
        <w:r>
          <w:t>O</w:t>
        </w:r>
      </w:ins>
      <w:del w:id="76" w:author="Klimo, Scott" w:date="2020-03-16T10:41:00Z">
        <w:r w:rsidR="00AC6378" w:rsidDel="00BB1DF5">
          <w:delText>o</w:delText>
        </w:r>
      </w:del>
      <w:r w:rsidR="00AC6378">
        <w:t>bservations: loaded 1 million records and took 15 seconds</w:t>
      </w:r>
      <w:ins w:id="77" w:author="Klimo, Scott" w:date="2020-03-16T10:41:00Z">
        <w:r>
          <w:t>.</w:t>
        </w:r>
      </w:ins>
    </w:p>
    <w:p w14:paraId="024556F1" w14:textId="2B6BF7CC" w:rsidR="00EB468F" w:rsidRDefault="00EB468F"/>
    <w:p w14:paraId="5F290248" w14:textId="0FF252A9" w:rsidR="00BB1DF5" w:rsidRDefault="00BB1DF5">
      <w:pPr>
        <w:rPr>
          <w:ins w:id="78" w:author="Klimo, Scott" w:date="2020-03-16T10:42:00Z"/>
          <w:b/>
          <w:sz w:val="28"/>
          <w:szCs w:val="28"/>
        </w:rPr>
      </w:pPr>
      <w:ins w:id="79" w:author="Klimo, Scott" w:date="2020-03-16T10:42:00Z">
        <w:del w:id="80" w:author="Nutakki, Nagavenkatakrishnamohan" w:date="2020-06-22T20:50:00Z">
          <w:r w:rsidDel="00B146E5">
            <w:rPr>
              <w:b/>
              <w:sz w:val="28"/>
              <w:szCs w:val="28"/>
            </w:rPr>
            <w:br w:type="page"/>
          </w:r>
        </w:del>
      </w:ins>
    </w:p>
    <w:p w14:paraId="25193AE0" w14:textId="5DDEE8FC" w:rsidR="00AC6378" w:rsidRDefault="00AC6378" w:rsidP="00AC6378">
      <w:pPr>
        <w:rPr>
          <w:ins w:id="81" w:author="Nutakki, Nagavenkatakrishnamohan" w:date="2020-06-22T20:43:00Z"/>
          <w:b/>
          <w:sz w:val="28"/>
          <w:szCs w:val="28"/>
        </w:rPr>
      </w:pPr>
      <w:r w:rsidRPr="005D24D0">
        <w:rPr>
          <w:b/>
          <w:sz w:val="28"/>
          <w:szCs w:val="28"/>
        </w:rPr>
        <w:t>Ingesti</w:t>
      </w:r>
      <w:ins w:id="82" w:author="Klimo, Scott" w:date="2020-03-16T10:45:00Z">
        <w:r w:rsidR="00110120">
          <w:rPr>
            <w:b/>
            <w:sz w:val="28"/>
            <w:szCs w:val="28"/>
          </w:rPr>
          <w:t xml:space="preserve">ng Data </w:t>
        </w:r>
      </w:ins>
      <w:del w:id="83" w:author="Klimo, Scott" w:date="2020-03-16T10:45:00Z">
        <w:r w:rsidRPr="005D24D0" w:rsidDel="00110120">
          <w:rPr>
            <w:b/>
            <w:sz w:val="28"/>
            <w:szCs w:val="28"/>
          </w:rPr>
          <w:delText xml:space="preserve">on </w:delText>
        </w:r>
      </w:del>
      <w:r w:rsidRPr="005D24D0">
        <w:rPr>
          <w:b/>
          <w:sz w:val="28"/>
          <w:szCs w:val="28"/>
        </w:rPr>
        <w:t xml:space="preserve">using </w:t>
      </w:r>
      <w:del w:id="84" w:author="Klimo, Scott" w:date="2020-03-16T10:28:00Z">
        <w:r w:rsidDel="00011696">
          <w:rPr>
            <w:b/>
            <w:sz w:val="28"/>
            <w:szCs w:val="28"/>
          </w:rPr>
          <w:delText>Da</w:delText>
        </w:r>
        <w:r w:rsidR="00344C73" w:rsidDel="00011696">
          <w:rPr>
            <w:b/>
            <w:sz w:val="28"/>
            <w:szCs w:val="28"/>
          </w:rPr>
          <w:delText>ta</w:delText>
        </w:r>
        <w:r w:rsidDel="00011696">
          <w:rPr>
            <w:b/>
            <w:sz w:val="28"/>
            <w:szCs w:val="28"/>
          </w:rPr>
          <w:delText>stage</w:delText>
        </w:r>
      </w:del>
      <w:ins w:id="85" w:author="Klimo, Scott" w:date="2020-03-16T10:28:00Z">
        <w:r w:rsidR="00011696">
          <w:rPr>
            <w:b/>
            <w:sz w:val="28"/>
            <w:szCs w:val="28"/>
          </w:rPr>
          <w:t>DataStage</w:t>
        </w:r>
      </w:ins>
      <w:r w:rsidRPr="005D24D0">
        <w:rPr>
          <w:b/>
          <w:sz w:val="28"/>
          <w:szCs w:val="28"/>
        </w:rPr>
        <w:t>:</w:t>
      </w:r>
    </w:p>
    <w:p w14:paraId="6D665125" w14:textId="77777777" w:rsidR="00B459E7" w:rsidRDefault="00B459E7" w:rsidP="00B459E7">
      <w:pPr>
        <w:rPr>
          <w:ins w:id="86" w:author="Nutakki, Nagavenkatakrishnamohan" w:date="2020-06-22T20:43:00Z"/>
        </w:rPr>
      </w:pPr>
    </w:p>
    <w:p w14:paraId="0943EC95" w14:textId="77777777" w:rsidR="00B459E7" w:rsidRDefault="00B459E7" w:rsidP="00B459E7">
      <w:pPr>
        <w:rPr>
          <w:ins w:id="87" w:author="Nutakki, Nagavenkatakrishnamohan" w:date="2020-06-22T20:43:00Z"/>
        </w:rPr>
      </w:pPr>
      <w:ins w:id="88" w:author="Nutakki, Nagavenkatakrishnamohan" w:date="2020-06-22T20:43:00Z">
        <w:r>
          <w:rPr>
            <w:noProof/>
          </w:rPr>
          <w:drawing>
            <wp:inline distT="0" distB="0" distL="0" distR="0" wp14:anchorId="29CD9F00" wp14:editId="5059987E">
              <wp:extent cx="5943600" cy="220980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09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D7D897" w14:textId="77777777" w:rsidR="00B459E7" w:rsidRDefault="00B459E7" w:rsidP="00B459E7">
      <w:pPr>
        <w:rPr>
          <w:ins w:id="89" w:author="Nutakki, Nagavenkatakrishnamohan" w:date="2020-06-22T20:43:00Z"/>
        </w:rPr>
      </w:pPr>
      <w:ins w:id="90" w:author="Nutakki, Nagavenkatakrishnamohan" w:date="2020-06-22T20:43:00Z">
        <w:r>
          <w:t>This job loaded 10 million records in 13 min with 45 columns.</w:t>
        </w:r>
      </w:ins>
    </w:p>
    <w:p w14:paraId="2C9CBEC5" w14:textId="77777777" w:rsidR="00B459E7" w:rsidRDefault="00B459E7" w:rsidP="00B459E7">
      <w:pPr>
        <w:rPr>
          <w:ins w:id="91" w:author="Nutakki, Nagavenkatakrishnamohan" w:date="2020-06-22T20:43:00Z"/>
        </w:rPr>
      </w:pPr>
      <w:ins w:id="92" w:author="Nutakki, Nagavenkatakrishnamohan" w:date="2020-06-22T20:43:00Z">
        <w:r>
          <w:t>Set following option in Snowflake connector</w:t>
        </w:r>
      </w:ins>
    </w:p>
    <w:p w14:paraId="144F61F6" w14:textId="77777777" w:rsidR="00B459E7" w:rsidRDefault="00B459E7" w:rsidP="00B459E7">
      <w:pPr>
        <w:rPr>
          <w:ins w:id="93" w:author="Nutakki, Nagavenkatakrishnamohan" w:date="2020-06-22T20:43:00Z"/>
        </w:rPr>
      </w:pPr>
      <w:ins w:id="94" w:author="Nutakki, Nagavenkatakrishnamohan" w:date="2020-06-22T20:43:00Z">
        <w:r w:rsidRPr="00F36192">
          <w:rPr>
            <w:b/>
          </w:rPr>
          <w:t>url</w:t>
        </w:r>
        <w:r>
          <w:t xml:space="preserve">: </w:t>
        </w:r>
        <w:r w:rsidRPr="005A7F1D">
          <w:t>jdbc:snowflake://worldpay.us-east-1.snowflakecomputing.com/?warehouse=DEV02_US_RADAR_CDM_WAREHOUSE&amp;role=DEV02_US_RADAR_CDM_TRANSFORM</w:t>
        </w:r>
      </w:ins>
    </w:p>
    <w:p w14:paraId="446DDE67" w14:textId="77777777" w:rsidR="00B459E7" w:rsidRDefault="00B459E7" w:rsidP="00B459E7">
      <w:pPr>
        <w:rPr>
          <w:ins w:id="95" w:author="Nutakki, Nagavenkatakrishnamohan" w:date="2020-06-22T20:43:00Z"/>
        </w:rPr>
      </w:pPr>
      <w:ins w:id="96" w:author="Nutakki, Nagavenkatakrishnamohan" w:date="2020-06-22T20:43:00Z">
        <w:r w:rsidRPr="00F36192">
          <w:rPr>
            <w:b/>
          </w:rPr>
          <w:t>user name</w:t>
        </w:r>
        <w:r>
          <w:t xml:space="preserve">: </w:t>
        </w:r>
        <w:r w:rsidRPr="005A7F1D">
          <w:t>SERVICE_OTHER_US_RADAR_CDM</w:t>
        </w:r>
      </w:ins>
    </w:p>
    <w:p w14:paraId="45F9EC8F" w14:textId="77777777" w:rsidR="00B459E7" w:rsidRDefault="00B459E7" w:rsidP="00B459E7">
      <w:pPr>
        <w:rPr>
          <w:ins w:id="97" w:author="Nutakki, Nagavenkatakrishnamohan" w:date="2020-06-22T20:43:00Z"/>
        </w:rPr>
      </w:pPr>
      <w:ins w:id="98" w:author="Nutakki, Nagavenkatakrishnamohan" w:date="2020-06-22T20:43:00Z">
        <w:r w:rsidRPr="00F36192">
          <w:rPr>
            <w:b/>
          </w:rPr>
          <w:t>password</w:t>
        </w:r>
        <w:r>
          <w:t xml:space="preserve">: </w:t>
        </w:r>
        <w:r w:rsidRPr="005A7F1D">
          <w:t>********</w:t>
        </w:r>
      </w:ins>
    </w:p>
    <w:p w14:paraId="1FF50D4E" w14:textId="77777777" w:rsidR="00B459E7" w:rsidRDefault="00B459E7" w:rsidP="00B459E7">
      <w:pPr>
        <w:rPr>
          <w:ins w:id="99" w:author="Nutakki, Nagavenkatakrishnamohan" w:date="2020-06-22T20:43:00Z"/>
        </w:rPr>
      </w:pPr>
      <w:ins w:id="100" w:author="Nutakki, Nagavenkatakrishnamohan" w:date="2020-06-22T20:43:00Z">
        <w:r w:rsidRPr="00F36192">
          <w:rPr>
            <w:b/>
          </w:rPr>
          <w:t>table name</w:t>
        </w:r>
        <w:r>
          <w:t xml:space="preserve">: </w:t>
        </w:r>
        <w:r w:rsidRPr="00E646B7">
          <w:t>NET_REV</w:t>
        </w:r>
      </w:ins>
    </w:p>
    <w:p w14:paraId="170C3DA2" w14:textId="77777777" w:rsidR="00B459E7" w:rsidRDefault="00B459E7" w:rsidP="00B459E7">
      <w:pPr>
        <w:rPr>
          <w:ins w:id="101" w:author="Nutakki, Nagavenkatakrishnamohan" w:date="2020-06-22T20:43:00Z"/>
        </w:rPr>
      </w:pPr>
      <w:ins w:id="102" w:author="Nutakki, Nagavenkatakrishnamohan" w:date="2020-06-22T20:43:00Z">
        <w:r w:rsidRPr="00F36192">
          <w:rPr>
            <w:b/>
          </w:rPr>
          <w:t>table action</w:t>
        </w:r>
        <w:r>
          <w:t>: Append</w:t>
        </w:r>
      </w:ins>
    </w:p>
    <w:p w14:paraId="4BA53097" w14:textId="77777777" w:rsidR="00B459E7" w:rsidRDefault="00B459E7" w:rsidP="00B459E7">
      <w:pPr>
        <w:rPr>
          <w:ins w:id="103" w:author="Nutakki, Nagavenkatakrishnamohan" w:date="2020-06-22T20:43:00Z"/>
        </w:rPr>
      </w:pPr>
      <w:ins w:id="104" w:author="Nutakki, Nagavenkatakrishnamohan" w:date="2020-06-22T20:43:00Z">
        <w:r w:rsidRPr="00AB72FD">
          <w:rPr>
            <w:b/>
            <w:bCs/>
          </w:rPr>
          <w:t>Field Delimiter:</w:t>
        </w:r>
        <w:r>
          <w:t xml:space="preserve"> |</w:t>
        </w:r>
      </w:ins>
    </w:p>
    <w:p w14:paraId="1B45E84D" w14:textId="77777777" w:rsidR="00B459E7" w:rsidRDefault="00B459E7" w:rsidP="00B459E7">
      <w:pPr>
        <w:rPr>
          <w:ins w:id="105" w:author="Nutakki, Nagavenkatakrishnamohan" w:date="2020-06-22T20:43:00Z"/>
        </w:rPr>
      </w:pPr>
      <w:ins w:id="106" w:author="Nutakki, Nagavenkatakrishnamohan" w:date="2020-06-22T20:43:00Z">
        <w:r w:rsidRPr="00AB72FD">
          <w:rPr>
            <w:b/>
            <w:bCs/>
          </w:rPr>
          <w:lastRenderedPageBreak/>
          <w:t>Record Delimiter:</w:t>
        </w:r>
        <w:r>
          <w:t xml:space="preserve"> &lt;NL&gt;</w:t>
        </w:r>
      </w:ins>
    </w:p>
    <w:p w14:paraId="63ED8479" w14:textId="77777777" w:rsidR="00B459E7" w:rsidRDefault="00B459E7" w:rsidP="00B459E7">
      <w:pPr>
        <w:rPr>
          <w:ins w:id="107" w:author="Nutakki, Nagavenkatakrishnamohan" w:date="2020-06-22T20:43:00Z"/>
        </w:rPr>
      </w:pPr>
      <w:ins w:id="108" w:author="Nutakki, Nagavenkatakrishnamohan" w:date="2020-06-22T20:43:00Z">
        <w:r w:rsidRPr="00AB72FD">
          <w:rPr>
            <w:b/>
            <w:bCs/>
          </w:rPr>
          <w:t>Encoding:</w:t>
        </w:r>
        <w:r>
          <w:t xml:space="preserve"> UTF-8</w:t>
        </w:r>
      </w:ins>
    </w:p>
    <w:p w14:paraId="2A000022" w14:textId="77777777" w:rsidR="00B459E7" w:rsidRDefault="00B459E7" w:rsidP="00B459E7">
      <w:pPr>
        <w:rPr>
          <w:ins w:id="109" w:author="Nutakki, Nagavenkatakrishnamohan" w:date="2020-06-22T20:43:00Z"/>
        </w:rPr>
      </w:pPr>
      <w:ins w:id="110" w:author="Nutakki, Nagavenkatakrishnamohan" w:date="2020-06-22T20:43:00Z">
        <w:r w:rsidRPr="00AB72FD">
          <w:rPr>
            <w:b/>
            <w:bCs/>
          </w:rPr>
          <w:t>Quotes:</w:t>
        </w:r>
        <w:r>
          <w:t xml:space="preserve"> None  </w:t>
        </w:r>
      </w:ins>
    </w:p>
    <w:p w14:paraId="5D11DA96" w14:textId="77777777" w:rsidR="00B459E7" w:rsidRDefault="00B459E7" w:rsidP="00B459E7">
      <w:pPr>
        <w:rPr>
          <w:ins w:id="111" w:author="Nutakki, Nagavenkatakrishnamohan" w:date="2020-06-22T20:43:00Z"/>
        </w:rPr>
      </w:pPr>
      <w:ins w:id="112" w:author="Nutakki, Nagavenkatakrishnamohan" w:date="2020-06-22T20:43:00Z">
        <w:r w:rsidRPr="00F36192">
          <w:rPr>
            <w:b/>
          </w:rPr>
          <w:t>heap size</w:t>
        </w:r>
        <w:r>
          <w:t>: 256</w:t>
        </w:r>
      </w:ins>
    </w:p>
    <w:p w14:paraId="10FB9C37" w14:textId="77777777" w:rsidR="00B459E7" w:rsidRDefault="00B459E7" w:rsidP="00B459E7">
      <w:pPr>
        <w:rPr>
          <w:ins w:id="113" w:author="Nutakki, Nagavenkatakrishnamohan" w:date="2020-06-22T20:43:00Z"/>
        </w:rPr>
      </w:pPr>
      <w:proofErr w:type="spellStart"/>
      <w:ins w:id="114" w:author="Nutakki, Nagavenkatakrishnamohan" w:date="2020-06-22T20:43:00Z">
        <w:r w:rsidRPr="00F36192">
          <w:rPr>
            <w:b/>
          </w:rPr>
          <w:t>jvm</w:t>
        </w:r>
        <w:proofErr w:type="spellEnd"/>
        <w:r w:rsidRPr="00F36192">
          <w:rPr>
            <w:b/>
          </w:rPr>
          <w:t xml:space="preserve"> options</w:t>
        </w:r>
        <w:r>
          <w:t>: &lt;</w:t>
        </w:r>
        <w:proofErr w:type="spellStart"/>
        <w:r>
          <w:t>Dhttp.useProxy</w:t>
        </w:r>
        <w:proofErr w:type="spellEnd"/>
        <w:r>
          <w:t>=true -Dhttps.proxyHost=inetproxy.infoftps.com -</w:t>
        </w:r>
        <w:proofErr w:type="spellStart"/>
        <w:r>
          <w:t>Dhttps.proxyPort</w:t>
        </w:r>
        <w:proofErr w:type="spellEnd"/>
        <w:r>
          <w:t>=8080&gt;</w:t>
        </w:r>
      </w:ins>
    </w:p>
    <w:p w14:paraId="1FA496CA" w14:textId="77777777" w:rsidR="00B459E7" w:rsidRDefault="00B459E7" w:rsidP="00B459E7">
      <w:pPr>
        <w:rPr>
          <w:ins w:id="115" w:author="Nutakki, Nagavenkatakrishnamohan" w:date="2020-06-22T20:43:00Z"/>
        </w:rPr>
      </w:pPr>
    </w:p>
    <w:p w14:paraId="08398EB1" w14:textId="77777777" w:rsidR="00B459E7" w:rsidRDefault="00B459E7" w:rsidP="00B459E7">
      <w:pPr>
        <w:rPr>
          <w:ins w:id="116" w:author="Nutakki, Nagavenkatakrishnamohan" w:date="2020-06-22T20:43:00Z"/>
        </w:rPr>
      </w:pPr>
      <w:ins w:id="117" w:author="Nutakki, Nagavenkatakrishnamohan" w:date="2020-06-22T20:43:00Z">
        <w:r>
          <w:rPr>
            <w:noProof/>
          </w:rPr>
          <w:drawing>
            <wp:inline distT="0" distB="0" distL="0" distR="0" wp14:anchorId="183BFD48" wp14:editId="50706F06">
              <wp:extent cx="3568700" cy="2850977"/>
              <wp:effectExtent l="0" t="0" r="0" b="6985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8323" cy="295453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23BE78" w14:textId="77777777" w:rsidR="00B459E7" w:rsidRDefault="00B459E7" w:rsidP="00B459E7">
      <w:pPr>
        <w:rPr>
          <w:ins w:id="118" w:author="Nutakki, Nagavenkatakrishnamohan" w:date="2020-06-22T20:43:00Z"/>
        </w:rPr>
      </w:pPr>
      <w:ins w:id="119" w:author="Nutakki, Nagavenkatakrishnamohan" w:date="2020-06-22T20:43:00Z">
        <w:r>
          <w:rPr>
            <w:noProof/>
          </w:rPr>
          <w:drawing>
            <wp:inline distT="0" distB="0" distL="0" distR="0" wp14:anchorId="0460180B" wp14:editId="75870FD2">
              <wp:extent cx="3556000" cy="1077437"/>
              <wp:effectExtent l="0" t="0" r="6350" b="889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49129" cy="11359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4ED4D7" w14:textId="77777777" w:rsidR="00B459E7" w:rsidRDefault="00B459E7" w:rsidP="00B459E7">
      <w:pPr>
        <w:rPr>
          <w:ins w:id="120" w:author="Nutakki, Nagavenkatakrishnamohan" w:date="2020-06-22T20:43:00Z"/>
        </w:rPr>
      </w:pPr>
      <w:ins w:id="121" w:author="Nutakki, Nagavenkatakrishnamohan" w:date="2020-06-22T20:43:00Z">
        <w:r>
          <w:rPr>
            <w:noProof/>
          </w:rPr>
          <w:drawing>
            <wp:inline distT="0" distB="0" distL="0" distR="0" wp14:anchorId="5976E379" wp14:editId="41018049">
              <wp:extent cx="4648200" cy="585494"/>
              <wp:effectExtent l="0" t="0" r="0" b="508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03546" cy="6302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480E60" w14:textId="77777777" w:rsidR="00B459E7" w:rsidRDefault="00B459E7" w:rsidP="00B459E7">
      <w:pPr>
        <w:rPr>
          <w:ins w:id="122" w:author="Nutakki, Nagavenkatakrishnamohan" w:date="2020-06-22T20:43:00Z"/>
        </w:rPr>
      </w:pPr>
      <w:ins w:id="123" w:author="Nutakki, Nagavenkatakrishnamohan" w:date="2020-06-22T20:43:00Z">
        <w:r>
          <w:t xml:space="preserve"> After compiling and running the job, below screenshot shows how much time it took to load.</w:t>
        </w:r>
      </w:ins>
    </w:p>
    <w:p w14:paraId="1B5C63A6" w14:textId="77777777" w:rsidR="00B459E7" w:rsidRDefault="00B459E7" w:rsidP="00B459E7">
      <w:pPr>
        <w:rPr>
          <w:ins w:id="124" w:author="Nutakki, Nagavenkatakrishnamohan" w:date="2020-06-22T20:43:00Z"/>
        </w:rPr>
      </w:pPr>
      <w:ins w:id="125" w:author="Nutakki, Nagavenkatakrishnamohan" w:date="2020-06-22T20:43:00Z">
        <w:r>
          <w:rPr>
            <w:noProof/>
          </w:rPr>
          <w:drawing>
            <wp:inline distT="0" distB="0" distL="0" distR="0" wp14:anchorId="71A33680" wp14:editId="1D6EBF5E">
              <wp:extent cx="5943600" cy="746760"/>
              <wp:effectExtent l="0" t="0" r="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46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67AAED" w14:textId="77777777" w:rsidR="00B459E7" w:rsidRDefault="00B459E7" w:rsidP="00B459E7">
      <w:pPr>
        <w:rPr>
          <w:ins w:id="126" w:author="Nutakki, Nagavenkatakrishnamohan" w:date="2020-06-22T20:43:00Z"/>
        </w:rPr>
      </w:pPr>
      <w:ins w:id="127" w:author="Nutakki, Nagavenkatakrishnamohan" w:date="2020-06-22T20:43:00Z">
        <w:r>
          <w:rPr>
            <w:noProof/>
          </w:rPr>
          <w:lastRenderedPageBreak/>
          <w:drawing>
            <wp:inline distT="0" distB="0" distL="0" distR="0" wp14:anchorId="3CB03E28" wp14:editId="504D6989">
              <wp:extent cx="6337300" cy="1766455"/>
              <wp:effectExtent l="0" t="0" r="6350" b="5715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71478" cy="17759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1514DA" w14:textId="77777777" w:rsidR="00B459E7" w:rsidRDefault="00B459E7" w:rsidP="00B459E7">
      <w:pPr>
        <w:rPr>
          <w:ins w:id="128" w:author="Nutakki, Nagavenkatakrishnamohan" w:date="2020-06-22T20:43:00Z"/>
        </w:rPr>
      </w:pPr>
      <w:ins w:id="129" w:author="Nutakki, Nagavenkatakrishnamohan" w:date="2020-06-22T20:43:00Z">
        <w:r>
          <w:rPr>
            <w:noProof/>
          </w:rPr>
          <w:drawing>
            <wp:inline distT="0" distB="0" distL="0" distR="0" wp14:anchorId="44D680EA" wp14:editId="741C6A2B">
              <wp:extent cx="5943600" cy="1784985"/>
              <wp:effectExtent l="0" t="0" r="0" b="5715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784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9CFC50" w14:textId="4FD09E9C" w:rsidR="00B459E7" w:rsidRDefault="00324DA2" w:rsidP="00AC6378">
      <w:pPr>
        <w:rPr>
          <w:ins w:id="130" w:author="Nutakki, Nagavenkatakrishnamohan" w:date="2020-06-23T08:37:00Z"/>
          <w:bCs/>
        </w:rPr>
      </w:pPr>
      <w:ins w:id="131" w:author="Nutakki, Nagavenkatakrishnamohan" w:date="2020-06-23T08:36:00Z">
        <w:r>
          <w:rPr>
            <w:bCs/>
          </w:rPr>
          <w:t>In the above log, if you see the whole process takes 13 min. T</w:t>
        </w:r>
      </w:ins>
      <w:ins w:id="132" w:author="Nutakki, Nagavenkatakrishnamohan" w:date="2020-06-23T08:37:00Z">
        <w:r>
          <w:rPr>
            <w:bCs/>
          </w:rPr>
          <w:t>hat includes below.</w:t>
        </w:r>
      </w:ins>
    </w:p>
    <w:p w14:paraId="4B7B611F" w14:textId="1E0B66B3" w:rsidR="00324DA2" w:rsidRDefault="00324DA2" w:rsidP="00AC6378">
      <w:pPr>
        <w:rPr>
          <w:ins w:id="133" w:author="Nutakki, Nagavenkatakrishnamohan" w:date="2020-06-23T08:38:00Z"/>
          <w:bCs/>
        </w:rPr>
      </w:pPr>
      <w:ins w:id="134" w:author="Nutakki, Nagavenkatakrishnamohan" w:date="2020-06-23T08:37:00Z">
        <w:r>
          <w:rPr>
            <w:bCs/>
          </w:rPr>
          <w:t xml:space="preserve">Initial extraction of data into intermediate files </w:t>
        </w:r>
      </w:ins>
      <w:ins w:id="135" w:author="Nutakki, Nagavenkatakrishnamohan" w:date="2020-06-23T08:38:00Z">
        <w:r>
          <w:rPr>
            <w:bCs/>
          </w:rPr>
          <w:t>– 11 min</w:t>
        </w:r>
      </w:ins>
    </w:p>
    <w:p w14:paraId="78B39FEE" w14:textId="0B4ABAFC" w:rsidR="00324DA2" w:rsidRDefault="00324DA2" w:rsidP="00AC6378">
      <w:pPr>
        <w:rPr>
          <w:ins w:id="136" w:author="Nutakki, Nagavenkatakrishnamohan" w:date="2020-06-23T08:38:00Z"/>
          <w:bCs/>
        </w:rPr>
      </w:pPr>
      <w:ins w:id="137" w:author="Nutakki, Nagavenkatakrishnamohan" w:date="2020-06-23T08:38:00Z">
        <w:r>
          <w:rPr>
            <w:bCs/>
          </w:rPr>
          <w:t>PUT command running on extracted data – around 2 min</w:t>
        </w:r>
      </w:ins>
    </w:p>
    <w:p w14:paraId="4CF404AD" w14:textId="20817DE3" w:rsidR="00324DA2" w:rsidRDefault="00324DA2" w:rsidP="00AC6378">
      <w:pPr>
        <w:rPr>
          <w:ins w:id="138" w:author="Nutakki, Nagavenkatakrishnamohan" w:date="2020-06-23T08:39:00Z"/>
          <w:bCs/>
        </w:rPr>
      </w:pPr>
      <w:ins w:id="139" w:author="Nutakki, Nagavenkatakrishnamohan" w:date="2020-06-23T08:38:00Z">
        <w:r>
          <w:rPr>
            <w:bCs/>
          </w:rPr>
          <w:t>COPY command run</w:t>
        </w:r>
      </w:ins>
      <w:ins w:id="140" w:author="Nutakki, Nagavenkatakrishnamohan" w:date="2020-06-23T08:39:00Z">
        <w:r>
          <w:rPr>
            <w:bCs/>
          </w:rPr>
          <w:t>ning on staged data – around 1 min</w:t>
        </w:r>
      </w:ins>
    </w:p>
    <w:p w14:paraId="22C72F1B" w14:textId="11619D38" w:rsidR="00324DA2" w:rsidRDefault="00324DA2" w:rsidP="00AC6378">
      <w:pPr>
        <w:rPr>
          <w:ins w:id="141" w:author="Nutakki, Nagavenkatakrishnamohan" w:date="2020-06-23T08:40:00Z"/>
          <w:bCs/>
        </w:rPr>
      </w:pPr>
      <w:ins w:id="142" w:author="Nutakki, Nagavenkatakrishnamohan" w:date="2020-06-23T08:39:00Z">
        <w:r>
          <w:rPr>
            <w:bCs/>
          </w:rPr>
          <w:t>Actual snowflake cost involves only while doing PUT and COPY commands. Before that</w:t>
        </w:r>
      </w:ins>
      <w:ins w:id="143" w:author="Nutakki, Nagavenkatakrishnamohan" w:date="2020-06-23T08:40:00Z">
        <w:r>
          <w:rPr>
            <w:bCs/>
          </w:rPr>
          <w:t>,</w:t>
        </w:r>
      </w:ins>
      <w:ins w:id="144" w:author="Nutakki, Nagavenkatakrishnamohan" w:date="2020-06-23T08:39:00Z">
        <w:r>
          <w:rPr>
            <w:bCs/>
          </w:rPr>
          <w:t xml:space="preserve"> it is data prep </w:t>
        </w:r>
      </w:ins>
      <w:ins w:id="145" w:author="Nutakki, Nagavenkatakrishnamohan" w:date="2020-06-23T08:40:00Z">
        <w:r>
          <w:rPr>
            <w:bCs/>
          </w:rPr>
          <w:t>for data loads.</w:t>
        </w:r>
      </w:ins>
    </w:p>
    <w:p w14:paraId="68D918F3" w14:textId="77777777" w:rsidR="00324DA2" w:rsidRPr="00324DA2" w:rsidRDefault="00324DA2" w:rsidP="00AC6378">
      <w:pPr>
        <w:rPr>
          <w:bCs/>
          <w:rPrChange w:id="146" w:author="Nutakki, Nagavenkatakrishnamohan" w:date="2020-06-23T08:36:00Z">
            <w:rPr>
              <w:b/>
              <w:sz w:val="28"/>
              <w:szCs w:val="28"/>
            </w:rPr>
          </w:rPrChange>
        </w:rPr>
      </w:pPr>
    </w:p>
    <w:p w14:paraId="3B7710A5" w14:textId="5A6772CC" w:rsidR="0083422E" w:rsidRPr="0083422E" w:rsidDel="00B459E7" w:rsidRDefault="0083422E" w:rsidP="00AC6378">
      <w:pPr>
        <w:rPr>
          <w:del w:id="147" w:author="Nutakki, Nagavenkatakrishnamohan" w:date="2020-06-22T20:43:00Z"/>
        </w:rPr>
      </w:pPr>
      <w:del w:id="148" w:author="Nutakki, Nagavenkatakrishnamohan" w:date="2020-06-22T20:43:00Z">
        <w:r w:rsidDel="00B459E7">
          <w:delText>Use s</w:delText>
        </w:r>
      </w:del>
      <w:ins w:id="149" w:author="Klimo, Scott" w:date="2020-03-16T10:41:00Z">
        <w:del w:id="150" w:author="Nutakki, Nagavenkatakrishnamohan" w:date="2020-06-22T20:43:00Z">
          <w:r w:rsidR="00BB1DF5" w:rsidDel="00B459E7">
            <w:delText>S</w:delText>
          </w:r>
        </w:del>
      </w:ins>
      <w:del w:id="151" w:author="Nutakki, Nagavenkatakrishnamohan" w:date="2020-06-22T20:43:00Z">
        <w:r w:rsidDel="00B459E7">
          <w:delText>nowflake connector to ingest data</w:delText>
        </w:r>
      </w:del>
    </w:p>
    <w:p w14:paraId="5B03D0A4" w14:textId="47DAEF12" w:rsidR="00EB468F" w:rsidDel="00B459E7" w:rsidRDefault="0032182F">
      <w:pPr>
        <w:rPr>
          <w:del w:id="152" w:author="Nutakki, Nagavenkatakrishnamohan" w:date="2020-06-22T20:43:00Z"/>
        </w:rPr>
      </w:pPr>
      <w:del w:id="153" w:author="Nutakki, Nagavenkatakrishnamohan" w:date="2020-06-22T20:43:00Z">
        <w:r w:rsidDel="00B459E7">
          <w:rPr>
            <w:noProof/>
          </w:rPr>
          <w:drawing>
            <wp:inline distT="0" distB="0" distL="0" distR="0" wp14:anchorId="746DB7D6" wp14:editId="24F279C4">
              <wp:extent cx="3543300" cy="1314450"/>
              <wp:effectExtent l="19050" t="19050" r="19050" b="1905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3300" cy="13144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080B7004" w14:textId="7A2F4F90" w:rsidR="00862E5F" w:rsidDel="00B459E7" w:rsidRDefault="0083422E">
      <w:pPr>
        <w:rPr>
          <w:del w:id="154" w:author="Nutakki, Nagavenkatakrishnamohan" w:date="2020-06-22T20:43:00Z"/>
        </w:rPr>
      </w:pPr>
      <w:del w:id="155" w:author="Nutakki, Nagavenkatakrishnamohan" w:date="2020-06-22T20:43:00Z">
        <w:r w:rsidDel="00B459E7">
          <w:delText xml:space="preserve">Set following option in </w:delText>
        </w:r>
      </w:del>
      <w:ins w:id="156" w:author="Klimo, Scott" w:date="2020-03-16T10:41:00Z">
        <w:del w:id="157" w:author="Nutakki, Nagavenkatakrishnamohan" w:date="2020-06-22T20:43:00Z">
          <w:r w:rsidR="00BB1DF5" w:rsidDel="00B459E7">
            <w:delText>S</w:delText>
          </w:r>
        </w:del>
      </w:ins>
      <w:del w:id="158" w:author="Nutakki, Nagavenkatakrishnamohan" w:date="2020-06-22T20:43:00Z">
        <w:r w:rsidDel="00B459E7">
          <w:delText>snowflake connector</w:delText>
        </w:r>
      </w:del>
    </w:p>
    <w:p w14:paraId="203B29BB" w14:textId="21664A2E" w:rsidR="0083422E" w:rsidDel="00B459E7" w:rsidRDefault="0083422E">
      <w:pPr>
        <w:rPr>
          <w:del w:id="159" w:author="Nutakki, Nagavenkatakrishnamohan" w:date="2020-06-22T20:43:00Z"/>
        </w:rPr>
      </w:pPr>
      <w:del w:id="160" w:author="Nutakki, Nagavenkatakrishnamohan" w:date="2020-06-22T20:43:00Z">
        <w:r w:rsidRPr="00F36192" w:rsidDel="00B459E7">
          <w:rPr>
            <w:b/>
          </w:rPr>
          <w:delText>url</w:delText>
        </w:r>
        <w:r w:rsidDel="00B459E7">
          <w:delText>: jdbc.snowflake://&lt;account name&gt;.&lt;region&gt;.snowflakecomuting.com/?warehouse=&lt;warehouse name&gt;&amp;db=&lt;database&gt;&amp;schame=&lt;schame name&gt;&amp;role=&lt;role&gt;</w:delText>
        </w:r>
      </w:del>
    </w:p>
    <w:p w14:paraId="7962172C" w14:textId="143F0629" w:rsidR="0083422E" w:rsidDel="00B459E7" w:rsidRDefault="0083422E">
      <w:pPr>
        <w:rPr>
          <w:del w:id="161" w:author="Nutakki, Nagavenkatakrishnamohan" w:date="2020-06-22T20:43:00Z"/>
        </w:rPr>
      </w:pPr>
      <w:del w:id="162" w:author="Nutakki, Nagavenkatakrishnamohan" w:date="2020-06-22T20:43:00Z">
        <w:r w:rsidRPr="00F36192" w:rsidDel="00B459E7">
          <w:rPr>
            <w:b/>
          </w:rPr>
          <w:delText>user name</w:delText>
        </w:r>
        <w:r w:rsidDel="00B459E7">
          <w:delText>: &lt;user name&gt;</w:delText>
        </w:r>
      </w:del>
    </w:p>
    <w:p w14:paraId="525313F4" w14:textId="7CCA1361" w:rsidR="0083422E" w:rsidDel="00B459E7" w:rsidRDefault="0083422E">
      <w:pPr>
        <w:rPr>
          <w:del w:id="163" w:author="Nutakki, Nagavenkatakrishnamohan" w:date="2020-06-22T20:43:00Z"/>
        </w:rPr>
      </w:pPr>
      <w:del w:id="164" w:author="Nutakki, Nagavenkatakrishnamohan" w:date="2020-06-22T20:43:00Z">
        <w:r w:rsidRPr="00F36192" w:rsidDel="00B459E7">
          <w:rPr>
            <w:b/>
          </w:rPr>
          <w:delText>password</w:delText>
        </w:r>
        <w:r w:rsidDel="00B459E7">
          <w:delText>: &lt;password&gt;</w:delText>
        </w:r>
      </w:del>
    </w:p>
    <w:p w14:paraId="25396DDF" w14:textId="0756BC1D" w:rsidR="008F386D" w:rsidDel="00B459E7" w:rsidRDefault="008F386D">
      <w:pPr>
        <w:rPr>
          <w:del w:id="165" w:author="Nutakki, Nagavenkatakrishnamohan" w:date="2020-06-22T20:43:00Z"/>
        </w:rPr>
      </w:pPr>
      <w:del w:id="166" w:author="Nutakki, Nagavenkatakrishnamohan" w:date="2020-06-22T20:43:00Z">
        <w:r w:rsidRPr="00F36192" w:rsidDel="00B459E7">
          <w:rPr>
            <w:b/>
          </w:rPr>
          <w:delText>table name</w:delText>
        </w:r>
        <w:r w:rsidDel="00B459E7">
          <w:delText>: &lt; target table&gt;</w:delText>
        </w:r>
      </w:del>
    </w:p>
    <w:p w14:paraId="54E91F68" w14:textId="676AB0D6" w:rsidR="008F386D" w:rsidDel="00B459E7" w:rsidRDefault="008F386D">
      <w:pPr>
        <w:rPr>
          <w:del w:id="167" w:author="Nutakki, Nagavenkatakrishnamohan" w:date="2020-06-22T20:43:00Z"/>
        </w:rPr>
      </w:pPr>
      <w:del w:id="168" w:author="Nutakki, Nagavenkatakrishnamohan" w:date="2020-06-22T20:43:00Z">
        <w:r w:rsidRPr="00F36192" w:rsidDel="00B459E7">
          <w:rPr>
            <w:b/>
          </w:rPr>
          <w:delText>table action</w:delText>
        </w:r>
        <w:r w:rsidDel="00B459E7">
          <w:delText>: &lt;table action&gt;</w:delText>
        </w:r>
      </w:del>
    </w:p>
    <w:p w14:paraId="6C9CD3A9" w14:textId="7E9ABDE1" w:rsidR="008F386D" w:rsidDel="00B459E7" w:rsidRDefault="008F386D">
      <w:pPr>
        <w:rPr>
          <w:del w:id="169" w:author="Nutakki, Nagavenkatakrishnamohan" w:date="2020-06-22T20:43:00Z"/>
        </w:rPr>
      </w:pPr>
      <w:del w:id="170" w:author="Nutakki, Nagavenkatakrishnamohan" w:date="2020-06-22T20:43:00Z">
        <w:r w:rsidRPr="00F36192" w:rsidDel="00B459E7">
          <w:rPr>
            <w:b/>
          </w:rPr>
          <w:delText>heap size</w:delText>
        </w:r>
        <w:r w:rsidDel="00B459E7">
          <w:delText>: &lt;heap size&gt;</w:delText>
        </w:r>
      </w:del>
    </w:p>
    <w:p w14:paraId="00E53859" w14:textId="6CF39ABD" w:rsidR="008F386D" w:rsidDel="00B459E7" w:rsidRDefault="008F386D">
      <w:pPr>
        <w:rPr>
          <w:del w:id="171" w:author="Nutakki, Nagavenkatakrishnamohan" w:date="2020-06-22T20:43:00Z"/>
        </w:rPr>
      </w:pPr>
      <w:del w:id="172" w:author="Nutakki, Nagavenkatakrishnamohan" w:date="2020-06-22T20:43:00Z">
        <w:r w:rsidRPr="00F36192" w:rsidDel="00B459E7">
          <w:rPr>
            <w:b/>
          </w:rPr>
          <w:delText>jvm options</w:delText>
        </w:r>
        <w:r w:rsidDel="00B459E7">
          <w:delText>: &lt;Dhttp</w:delText>
        </w:r>
        <w:r w:rsidR="008D51B4" w:rsidDel="00B459E7">
          <w:delText>.useProxy=true -Dhttps.proxyHost=inetproxy.infoftps.com -Dhttps.proxyPort=8080</w:delText>
        </w:r>
        <w:r w:rsidDel="00B459E7">
          <w:delText>&gt;</w:delText>
        </w:r>
      </w:del>
    </w:p>
    <w:p w14:paraId="3948DB88" w14:textId="510C58ED" w:rsidR="00862E5F" w:rsidDel="00B459E7" w:rsidRDefault="00862E5F">
      <w:pPr>
        <w:rPr>
          <w:del w:id="173" w:author="Nutakki, Nagavenkatakrishnamohan" w:date="2020-06-22T20:43:00Z"/>
        </w:rPr>
      </w:pPr>
      <w:del w:id="174" w:author="Nutakki, Nagavenkatakrishnamohan" w:date="2020-06-22T20:43:00Z">
        <w:r w:rsidDel="00B459E7">
          <w:rPr>
            <w:noProof/>
          </w:rPr>
          <w:drawing>
            <wp:inline distT="0" distB="0" distL="0" distR="0" wp14:anchorId="102C5000" wp14:editId="6C69469B">
              <wp:extent cx="5943600" cy="1539875"/>
              <wp:effectExtent l="19050" t="19050" r="19050" b="2222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3987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5A8F3BDB" w14:textId="14204FB4" w:rsidR="008F386D" w:rsidDel="00B459E7" w:rsidRDefault="008F386D">
      <w:pPr>
        <w:rPr>
          <w:del w:id="175" w:author="Nutakki, Nagavenkatakrishnamohan" w:date="2020-06-22T20:43:00Z"/>
        </w:rPr>
      </w:pPr>
      <w:del w:id="176" w:author="Nutakki, Nagavenkatakrishnamohan" w:date="2020-06-22T20:43:00Z">
        <w:r w:rsidDel="00B459E7">
          <w:rPr>
            <w:noProof/>
          </w:rPr>
          <w:drawing>
            <wp:inline distT="0" distB="0" distL="0" distR="0" wp14:anchorId="471A55BC" wp14:editId="66516CB3">
              <wp:extent cx="5943600" cy="470535"/>
              <wp:effectExtent l="19050" t="19050" r="19050" b="2476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053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3D8F7DE7" w14:textId="369E7419" w:rsidR="008F386D" w:rsidDel="00B459E7" w:rsidRDefault="008F386D">
      <w:pPr>
        <w:rPr>
          <w:del w:id="177" w:author="Nutakki, Nagavenkatakrishnamohan" w:date="2020-06-22T20:43:00Z"/>
        </w:rPr>
      </w:pPr>
    </w:p>
    <w:p w14:paraId="25F6DD6A" w14:textId="4FDA66A8" w:rsidR="008F386D" w:rsidDel="00B459E7" w:rsidRDefault="008F386D">
      <w:pPr>
        <w:rPr>
          <w:del w:id="178" w:author="Nutakki, Nagavenkatakrishnamohan" w:date="2020-06-22T20:43:00Z"/>
        </w:rPr>
      </w:pPr>
      <w:del w:id="179" w:author="Nutakki, Nagavenkatakrishnamohan" w:date="2020-06-22T20:43:00Z">
        <w:r w:rsidDel="00B459E7">
          <w:delText>Compile and run job</w:delText>
        </w:r>
      </w:del>
    </w:p>
    <w:p w14:paraId="006B55C4" w14:textId="1916FF5D" w:rsidR="00EB468F" w:rsidDel="00B459E7" w:rsidRDefault="00EB468F">
      <w:pPr>
        <w:rPr>
          <w:del w:id="180" w:author="Nutakki, Nagavenkatakrishnamohan" w:date="2020-06-22T20:43:00Z"/>
        </w:rPr>
      </w:pPr>
      <w:del w:id="181" w:author="Nutakki, Nagavenkatakrishnamohan" w:date="2020-06-22T20:43:00Z">
        <w:r w:rsidDel="00B459E7">
          <w:rPr>
            <w:noProof/>
          </w:rPr>
          <w:drawing>
            <wp:inline distT="0" distB="0" distL="0" distR="0" wp14:anchorId="2398DCF9" wp14:editId="2CF7931F">
              <wp:extent cx="5943600" cy="684530"/>
              <wp:effectExtent l="19050" t="19050" r="19050" b="2032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8453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0A20B1D8" w14:textId="199E02D2" w:rsidR="008F386D" w:rsidDel="00B459E7" w:rsidRDefault="008F386D">
      <w:pPr>
        <w:rPr>
          <w:del w:id="182" w:author="Nutakki, Nagavenkatakrishnamohan" w:date="2020-06-22T20:43:00Z"/>
        </w:rPr>
      </w:pPr>
      <w:del w:id="183" w:author="Nutakki, Nagavenkatakrishnamohan" w:date="2020-06-22T20:43:00Z">
        <w:r w:rsidDel="00B459E7">
          <w:delText xml:space="preserve">Observations: loaded 1 million records </w:delText>
        </w:r>
        <w:r w:rsidR="002D3E1C" w:rsidDel="00B459E7">
          <w:delText>in 600</w:delText>
        </w:r>
        <w:r w:rsidDel="00B459E7">
          <w:delText xml:space="preserve"> </w:delText>
        </w:r>
        <w:r w:rsidR="002D3E1C" w:rsidDel="00B459E7">
          <w:delText>seconds</w:delText>
        </w:r>
        <w:r w:rsidDel="00B459E7">
          <w:delText xml:space="preserve"> </w:delText>
        </w:r>
      </w:del>
      <w:ins w:id="184" w:author="Klimo, Scott" w:date="2020-03-16T10:35:00Z">
        <w:del w:id="185" w:author="Nutakki, Nagavenkatakrishnamohan" w:date="2020-06-22T20:43:00Z">
          <w:r w:rsidR="00F70E31" w:rsidDel="00B459E7">
            <w:delText>(10 minutes).</w:delText>
          </w:r>
        </w:del>
      </w:ins>
    </w:p>
    <w:p w14:paraId="31DD7AC8" w14:textId="49C82F93" w:rsidR="008F386D" w:rsidDel="00F70E31" w:rsidRDefault="008F386D">
      <w:pPr>
        <w:rPr>
          <w:del w:id="186" w:author="Klimo, Scott" w:date="2020-03-16T10:34:00Z"/>
          <w:b/>
          <w:sz w:val="28"/>
          <w:szCs w:val="28"/>
        </w:rPr>
      </w:pPr>
    </w:p>
    <w:p w14:paraId="287F8A1B" w14:textId="1E5BE42E" w:rsidR="00862E5F" w:rsidRPr="008F386D" w:rsidRDefault="008F386D">
      <w:pPr>
        <w:rPr>
          <w:b/>
          <w:sz w:val="28"/>
          <w:szCs w:val="28"/>
        </w:rPr>
      </w:pPr>
      <w:r w:rsidRPr="008F386D">
        <w:rPr>
          <w:b/>
          <w:sz w:val="28"/>
          <w:szCs w:val="28"/>
        </w:rPr>
        <w:t xml:space="preserve">Extracting </w:t>
      </w:r>
      <w:ins w:id="187" w:author="Klimo, Scott" w:date="2020-03-16T10:45:00Z">
        <w:r w:rsidR="00110120">
          <w:rPr>
            <w:b/>
            <w:sz w:val="28"/>
            <w:szCs w:val="28"/>
          </w:rPr>
          <w:t>D</w:t>
        </w:r>
      </w:ins>
      <w:del w:id="188" w:author="Klimo, Scott" w:date="2020-03-16T10:45:00Z">
        <w:r w:rsidRPr="008F386D" w:rsidDel="00110120">
          <w:rPr>
            <w:b/>
            <w:sz w:val="28"/>
            <w:szCs w:val="28"/>
          </w:rPr>
          <w:delText>d</w:delText>
        </w:r>
      </w:del>
      <w:r w:rsidRPr="008F386D">
        <w:rPr>
          <w:b/>
          <w:sz w:val="28"/>
          <w:szCs w:val="28"/>
        </w:rPr>
        <w:t xml:space="preserve">ata from </w:t>
      </w:r>
      <w:del w:id="189" w:author="Klimo, Scott" w:date="2020-03-16T10:28:00Z">
        <w:r w:rsidR="00CE6E8D" w:rsidRPr="008F386D" w:rsidDel="00011696">
          <w:rPr>
            <w:b/>
            <w:sz w:val="28"/>
            <w:szCs w:val="28"/>
          </w:rPr>
          <w:delText>Datastage</w:delText>
        </w:r>
      </w:del>
      <w:ins w:id="190" w:author="Klimo, Scott" w:date="2020-03-16T10:28:00Z">
        <w:r w:rsidR="00011696" w:rsidRPr="008F386D">
          <w:rPr>
            <w:b/>
            <w:sz w:val="28"/>
            <w:szCs w:val="28"/>
          </w:rPr>
          <w:t>DataStage</w:t>
        </w:r>
      </w:ins>
      <w:r w:rsidR="00CE6E8D" w:rsidRPr="008F386D">
        <w:rPr>
          <w:b/>
          <w:sz w:val="28"/>
          <w:szCs w:val="28"/>
        </w:rPr>
        <w:t>:</w:t>
      </w:r>
      <w:r w:rsidRPr="008F386D">
        <w:rPr>
          <w:b/>
          <w:sz w:val="28"/>
          <w:szCs w:val="28"/>
        </w:rPr>
        <w:t xml:space="preserve"> </w:t>
      </w:r>
    </w:p>
    <w:p w14:paraId="580259E3" w14:textId="16EE2C7A" w:rsidR="00862E5F" w:rsidRDefault="008F386D">
      <w:r>
        <w:t xml:space="preserve">Use </w:t>
      </w:r>
      <w:ins w:id="191" w:author="Klimo, Scott" w:date="2020-03-16T10:41:00Z">
        <w:r w:rsidR="00BB1DF5">
          <w:t>S</w:t>
        </w:r>
      </w:ins>
      <w:del w:id="192" w:author="Klimo, Scott" w:date="2020-03-16T10:41:00Z">
        <w:r w:rsidDel="00BB1DF5">
          <w:delText>s</w:delText>
        </w:r>
      </w:del>
      <w:r>
        <w:t>nowflake connector to extract data</w:t>
      </w:r>
      <w:r w:rsidR="006A6E0E">
        <w:t xml:space="preserve"> and use exact setting of ingestion except providing </w:t>
      </w:r>
      <w:proofErr w:type="spellStart"/>
      <w:r w:rsidR="006A6E0E">
        <w:t>sql</w:t>
      </w:r>
      <w:proofErr w:type="spellEnd"/>
      <w:r w:rsidR="006A6E0E">
        <w:t xml:space="preserve"> </w:t>
      </w:r>
      <w:r w:rsidR="00CE6E8D">
        <w:t>statement</w:t>
      </w:r>
    </w:p>
    <w:p w14:paraId="47060B38" w14:textId="7A99430F" w:rsidR="006D40C0" w:rsidRDefault="008F386D">
      <w:r>
        <w:rPr>
          <w:noProof/>
        </w:rPr>
        <w:drawing>
          <wp:inline distT="0" distB="0" distL="0" distR="0" wp14:anchorId="16C0BF96" wp14:editId="014CE105">
            <wp:extent cx="5943600" cy="1245870"/>
            <wp:effectExtent l="19050" t="19050" r="1905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EBF" w14:textId="58BA49BE" w:rsidR="006A6E0E" w:rsidDel="00F70E31" w:rsidRDefault="006A6E0E">
      <w:pPr>
        <w:rPr>
          <w:del w:id="193" w:author="Klimo, Scott" w:date="2020-03-16T10:35:00Z"/>
        </w:rPr>
      </w:pPr>
    </w:p>
    <w:p w14:paraId="07FD2DE1" w14:textId="2A807A6E" w:rsidR="006A6E0E" w:rsidRDefault="006A6E0E">
      <w:r>
        <w:rPr>
          <w:noProof/>
        </w:rPr>
        <w:drawing>
          <wp:inline distT="0" distB="0" distL="0" distR="0" wp14:anchorId="1DE59D8A" wp14:editId="0D91E005">
            <wp:extent cx="5943600" cy="3017520"/>
            <wp:effectExtent l="19050" t="19050" r="190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6F369" w14:textId="40437F40" w:rsidR="002C2E06" w:rsidRDefault="006A6E0E">
      <w:r>
        <w:t>Compile and run the job</w:t>
      </w:r>
    </w:p>
    <w:p w14:paraId="74DB146A" w14:textId="5B98978B" w:rsidR="002C2E06" w:rsidRDefault="00CE6E8D">
      <w:r>
        <w:rPr>
          <w:noProof/>
        </w:rPr>
        <w:drawing>
          <wp:inline distT="0" distB="0" distL="0" distR="0" wp14:anchorId="72ECDA55" wp14:editId="2594E16B">
            <wp:extent cx="5943600" cy="1345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C12" w14:textId="3DE5BB8F" w:rsidR="006A6E0E" w:rsidRDefault="006A6E0E">
      <w:r>
        <w:t xml:space="preserve">Observations: </w:t>
      </w:r>
      <w:del w:id="194" w:author="Klimo, Scott" w:date="2020-03-16T10:41:00Z">
        <w:r w:rsidDel="00BB1DF5">
          <w:delText xml:space="preserve">took </w:delText>
        </w:r>
        <w:r w:rsidR="00725F74" w:rsidDel="00BB1DF5">
          <w:delText>110</w:delText>
        </w:r>
        <w:r w:rsidDel="00BB1DF5">
          <w:delText xml:space="preserve"> seconds to </w:delText>
        </w:r>
      </w:del>
      <w:r>
        <w:t>extract 1</w:t>
      </w:r>
      <w:r w:rsidR="00725F74">
        <w:t xml:space="preserve"> million records</w:t>
      </w:r>
      <w:ins w:id="195" w:author="Klimo, Scott" w:date="2020-03-16T10:41:00Z">
        <w:r w:rsidR="00BB1DF5">
          <w:t xml:space="preserve"> took 110 seconds </w:t>
        </w:r>
      </w:ins>
      <w:ins w:id="196" w:author="Klimo, Scott" w:date="2020-03-16T10:42:00Z">
        <w:r w:rsidR="00BB1DF5">
          <w:t>(1.8 minutes).</w:t>
        </w:r>
      </w:ins>
      <w:del w:id="197" w:author="Klimo, Scott" w:date="2020-03-16T10:41:00Z">
        <w:r w:rsidDel="00BB1DF5">
          <w:delText xml:space="preserve"> </w:delText>
        </w:r>
      </w:del>
    </w:p>
    <w:p w14:paraId="0AB6FE5A" w14:textId="45917F00" w:rsidR="00BB1DF5" w:rsidRDefault="00BB1DF5">
      <w:pPr>
        <w:rPr>
          <w:ins w:id="198" w:author="Klimo, Scott" w:date="2020-03-16T10:42:00Z"/>
          <w:b/>
          <w:sz w:val="28"/>
          <w:szCs w:val="28"/>
        </w:rPr>
      </w:pPr>
      <w:ins w:id="199" w:author="Klimo, Scott" w:date="2020-03-16T10:42:00Z">
        <w:del w:id="200" w:author="Nutakki, Nagavenkatakrishnamohan" w:date="2020-06-22T20:44:00Z">
          <w:r w:rsidDel="00B459E7">
            <w:rPr>
              <w:b/>
              <w:sz w:val="28"/>
              <w:szCs w:val="28"/>
            </w:rPr>
            <w:br w:type="page"/>
          </w:r>
        </w:del>
      </w:ins>
    </w:p>
    <w:p w14:paraId="1FAAB474" w14:textId="23A97A32" w:rsidR="00C607E0" w:rsidRDefault="002A31B1">
      <w:pPr>
        <w:rPr>
          <w:b/>
          <w:sz w:val="28"/>
          <w:szCs w:val="28"/>
        </w:rPr>
      </w:pPr>
      <w:r w:rsidRPr="008F386D">
        <w:rPr>
          <w:b/>
          <w:sz w:val="28"/>
          <w:szCs w:val="28"/>
        </w:rPr>
        <w:t xml:space="preserve">Extracting </w:t>
      </w:r>
      <w:del w:id="201" w:author="Klimo, Scott" w:date="2020-03-16T10:45:00Z">
        <w:r w:rsidRPr="008F386D" w:rsidDel="00110120">
          <w:rPr>
            <w:b/>
            <w:sz w:val="28"/>
            <w:szCs w:val="28"/>
          </w:rPr>
          <w:delText>d</w:delText>
        </w:r>
      </w:del>
      <w:ins w:id="202" w:author="Klimo, Scott" w:date="2020-03-16T10:45:00Z">
        <w:r w:rsidR="00110120">
          <w:rPr>
            <w:b/>
            <w:sz w:val="28"/>
            <w:szCs w:val="28"/>
          </w:rPr>
          <w:t>D</w:t>
        </w:r>
      </w:ins>
      <w:r w:rsidRPr="008F386D">
        <w:rPr>
          <w:b/>
          <w:sz w:val="28"/>
          <w:szCs w:val="28"/>
        </w:rPr>
        <w:t xml:space="preserve">ata from </w:t>
      </w:r>
      <w:del w:id="203" w:author="Klimo, Scott" w:date="2020-03-16T10:28:00Z">
        <w:r w:rsidDel="00011696">
          <w:rPr>
            <w:b/>
            <w:sz w:val="28"/>
            <w:szCs w:val="28"/>
          </w:rPr>
          <w:delText>Snowsql</w:delText>
        </w:r>
      </w:del>
      <w:proofErr w:type="spellStart"/>
      <w:ins w:id="204" w:author="Klimo, Scott" w:date="2020-03-16T10:28:00Z">
        <w:r w:rsidR="00011696">
          <w:rPr>
            <w:b/>
            <w:sz w:val="28"/>
            <w:szCs w:val="28"/>
          </w:rPr>
          <w:t>SnowSQL</w:t>
        </w:r>
      </w:ins>
      <w:proofErr w:type="spellEnd"/>
      <w:r w:rsidRPr="008F386D">
        <w:rPr>
          <w:b/>
          <w:sz w:val="28"/>
          <w:szCs w:val="28"/>
        </w:rPr>
        <w:t>:</w:t>
      </w:r>
    </w:p>
    <w:p w14:paraId="62B98C41" w14:textId="11F4EEFC" w:rsidR="002A31B1" w:rsidRDefault="002D3E1C">
      <w:r>
        <w:t>Run following commands to extract and load into target file</w:t>
      </w:r>
    </w:p>
    <w:p w14:paraId="71379C9E" w14:textId="3823AAA5" w:rsidR="002D3E1C" w:rsidRDefault="002D3E1C" w:rsidP="00557094">
      <w:r w:rsidRPr="00CB4971">
        <w:rPr>
          <w:b/>
        </w:rPr>
        <w:t>Commands</w:t>
      </w:r>
      <w:r>
        <w:t xml:space="preserve">: </w:t>
      </w:r>
      <w:r>
        <w:tab/>
      </w:r>
      <w:r w:rsidR="00370830">
        <w:t>!</w:t>
      </w:r>
      <w:r w:rsidR="00557094">
        <w:t xml:space="preserve">set </w:t>
      </w:r>
      <w:proofErr w:type="spellStart"/>
      <w:r w:rsidR="00557094">
        <w:t>output_file</w:t>
      </w:r>
      <w:proofErr w:type="spellEnd"/>
      <w:r w:rsidR="00557094">
        <w:t>=&lt;target file name&gt;</w:t>
      </w:r>
    </w:p>
    <w:p w14:paraId="0860D1DE" w14:textId="516A42F6" w:rsidR="002D3E1C" w:rsidRDefault="002D3E1C">
      <w:r>
        <w:tab/>
      </w:r>
      <w:r w:rsidR="00557094">
        <w:tab/>
        <w:t>!set quiet=True</w:t>
      </w:r>
    </w:p>
    <w:p w14:paraId="7497CAD4" w14:textId="22F398D0" w:rsidR="00557094" w:rsidRDefault="00557094">
      <w:r>
        <w:tab/>
      </w:r>
      <w:r>
        <w:tab/>
        <w:t>!source &lt;</w:t>
      </w:r>
      <w:proofErr w:type="spellStart"/>
      <w:r>
        <w:t>sql</w:t>
      </w:r>
      <w:proofErr w:type="spellEnd"/>
      <w:r>
        <w:t xml:space="preserve"> script&gt;</w:t>
      </w:r>
    </w:p>
    <w:p w14:paraId="763A2379" w14:textId="3A1A217B" w:rsidR="00557094" w:rsidRDefault="00557094">
      <w:r>
        <w:tab/>
      </w:r>
      <w:r>
        <w:tab/>
        <w:t>!set quite=False</w:t>
      </w:r>
    </w:p>
    <w:p w14:paraId="1CBF4CB4" w14:textId="2AC469A8" w:rsidR="00C607E0" w:rsidRDefault="00557094">
      <w:r>
        <w:rPr>
          <w:noProof/>
        </w:rPr>
        <w:drawing>
          <wp:inline distT="0" distB="0" distL="0" distR="0" wp14:anchorId="4C16194A" wp14:editId="11A43540">
            <wp:extent cx="5943600" cy="611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37C" w14:textId="315936F0" w:rsidR="002D3E1C" w:rsidRDefault="00051FB5">
      <w:r>
        <w:t>Observations:</w:t>
      </w:r>
      <w:r w:rsidR="002D3E1C">
        <w:t xml:space="preserve"> extracted 1 million records in 1</w:t>
      </w:r>
      <w:ins w:id="205" w:author="Klimo, Scott" w:date="2020-03-16T10:42:00Z">
        <w:r w:rsidR="00BB1DF5">
          <w:t>,</w:t>
        </w:r>
      </w:ins>
      <w:r w:rsidR="002D3E1C">
        <w:t xml:space="preserve">416 seconds </w:t>
      </w:r>
      <w:ins w:id="206" w:author="Klimo, Scott" w:date="2020-03-16T10:36:00Z">
        <w:r w:rsidR="00F70E31">
          <w:t>(23.6 minutes).</w:t>
        </w:r>
      </w:ins>
    </w:p>
    <w:p w14:paraId="78FE4786" w14:textId="30C2A611" w:rsidR="008121AB" w:rsidRDefault="008121AB">
      <w:pPr>
        <w:rPr>
          <w:ins w:id="207" w:author="Nutakki, Nagavenkatakrishnamohan" w:date="2020-06-22T18:52:00Z"/>
        </w:rPr>
      </w:pPr>
    </w:p>
    <w:p w14:paraId="3669B37E" w14:textId="458EF860" w:rsidR="00D44C96" w:rsidDel="003246F3" w:rsidRDefault="00D44C96" w:rsidP="003246F3">
      <w:pPr>
        <w:rPr>
          <w:del w:id="208" w:author="Nutakki, Nagavenkatakrishnamohan" w:date="2020-06-22T18:53:00Z"/>
          <w:b/>
          <w:sz w:val="28"/>
          <w:szCs w:val="28"/>
        </w:rPr>
      </w:pPr>
    </w:p>
    <w:p w14:paraId="779A9543" w14:textId="0C6F8A99" w:rsidR="00230223" w:rsidRDefault="00011696">
      <w:pPr>
        <w:rPr>
          <w:ins w:id="209" w:author="Klimo, Scott" w:date="2020-03-16T10:30:00Z"/>
          <w:b/>
          <w:sz w:val="28"/>
          <w:szCs w:val="28"/>
        </w:rPr>
      </w:pPr>
      <w:ins w:id="210" w:author="Klimo, Scott" w:date="2020-03-16T10:29:00Z">
        <w:del w:id="211" w:author="Nutakki, Nagavenkatakrishnamohan" w:date="2020-06-22T18:54:00Z">
          <w:r w:rsidRPr="003246F3" w:rsidDel="003246F3">
            <w:rPr>
              <w:sz w:val="28"/>
              <w:szCs w:val="28"/>
              <w:rPrChange w:id="212" w:author="Nutakki, Nagavenkatakrishnamohan" w:date="2020-06-22T18:53:00Z">
                <w:rPr>
                  <w:b/>
                  <w:sz w:val="28"/>
                  <w:szCs w:val="28"/>
                </w:rPr>
              </w:rPrChange>
            </w:rPr>
            <w:br w:type="page"/>
          </w:r>
        </w:del>
      </w:ins>
      <w:r w:rsidR="00AC5C67" w:rsidRPr="004362F5">
        <w:rPr>
          <w:b/>
          <w:sz w:val="28"/>
          <w:szCs w:val="28"/>
        </w:rPr>
        <w:t>Pros and Cons: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213" w:author="Klimo, Scott" w:date="2020-03-16T10:32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525"/>
        <w:gridCol w:w="3912"/>
        <w:gridCol w:w="3913"/>
        <w:tblGridChange w:id="214">
          <w:tblGrid>
            <w:gridCol w:w="3116"/>
            <w:gridCol w:w="3117"/>
            <w:gridCol w:w="3117"/>
          </w:tblGrid>
        </w:tblGridChange>
      </w:tblGrid>
      <w:tr w:rsidR="00011696" w:rsidRPr="00011696" w14:paraId="23671547" w14:textId="77777777" w:rsidTr="00011696">
        <w:trPr>
          <w:ins w:id="215" w:author="Klimo, Scott" w:date="2020-03-16T10:30:00Z"/>
        </w:trPr>
        <w:tc>
          <w:tcPr>
            <w:tcW w:w="1525" w:type="dxa"/>
            <w:shd w:val="clear" w:color="auto" w:fill="BFBFBF" w:themeFill="background1" w:themeFillShade="BF"/>
            <w:tcPrChange w:id="216" w:author="Klimo, Scott" w:date="2020-03-16T10:32:00Z">
              <w:tcPr>
                <w:tcW w:w="3116" w:type="dxa"/>
              </w:tcPr>
            </w:tcPrChange>
          </w:tcPr>
          <w:p w14:paraId="14C5783E" w14:textId="77777777" w:rsidR="00011696" w:rsidRPr="00011696" w:rsidRDefault="00011696">
            <w:pPr>
              <w:rPr>
                <w:ins w:id="217" w:author="Klimo, Scott" w:date="2020-03-16T10:30:00Z"/>
                <w:b/>
                <w:sz w:val="24"/>
                <w:szCs w:val="28"/>
                <w:rPrChange w:id="218" w:author="Klimo, Scott" w:date="2020-03-16T10:30:00Z">
                  <w:rPr>
                    <w:ins w:id="219" w:author="Klimo, Scott" w:date="2020-03-16T10:30:00Z"/>
                    <w:b/>
                    <w:sz w:val="28"/>
                    <w:szCs w:val="28"/>
                  </w:rPr>
                </w:rPrChange>
              </w:rPr>
            </w:pPr>
          </w:p>
        </w:tc>
        <w:tc>
          <w:tcPr>
            <w:tcW w:w="3912" w:type="dxa"/>
            <w:shd w:val="clear" w:color="auto" w:fill="BFBFBF" w:themeFill="background1" w:themeFillShade="BF"/>
            <w:tcPrChange w:id="220" w:author="Klimo, Scott" w:date="2020-03-16T10:32:00Z">
              <w:tcPr>
                <w:tcW w:w="3117" w:type="dxa"/>
              </w:tcPr>
            </w:tcPrChange>
          </w:tcPr>
          <w:p w14:paraId="76A295C5" w14:textId="66F5489A" w:rsidR="00011696" w:rsidRPr="00011696" w:rsidRDefault="00011696">
            <w:pPr>
              <w:jc w:val="center"/>
              <w:rPr>
                <w:ins w:id="221" w:author="Klimo, Scott" w:date="2020-03-16T10:30:00Z"/>
                <w:b/>
                <w:sz w:val="24"/>
                <w:szCs w:val="28"/>
                <w:rPrChange w:id="222" w:author="Klimo, Scott" w:date="2020-03-16T10:30:00Z">
                  <w:rPr>
                    <w:ins w:id="223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24" w:author="Klimo, Scott" w:date="2020-03-16T10:31:00Z">
                <w:pPr/>
              </w:pPrChange>
            </w:pPr>
            <w:ins w:id="225" w:author="Klimo, Scott" w:date="2020-03-16T10:30:00Z">
              <w:r w:rsidRPr="00011696">
                <w:rPr>
                  <w:b/>
                  <w:sz w:val="24"/>
                  <w:szCs w:val="28"/>
                  <w:rPrChange w:id="226" w:author="Klimo, Scott" w:date="2020-03-16T10:30:00Z">
                    <w:rPr>
                      <w:b/>
                      <w:sz w:val="28"/>
                      <w:szCs w:val="28"/>
                    </w:rPr>
                  </w:rPrChange>
                </w:rPr>
                <w:t>Pros</w:t>
              </w:r>
            </w:ins>
          </w:p>
        </w:tc>
        <w:tc>
          <w:tcPr>
            <w:tcW w:w="3913" w:type="dxa"/>
            <w:shd w:val="clear" w:color="auto" w:fill="BFBFBF" w:themeFill="background1" w:themeFillShade="BF"/>
            <w:tcPrChange w:id="227" w:author="Klimo, Scott" w:date="2020-03-16T10:32:00Z">
              <w:tcPr>
                <w:tcW w:w="3117" w:type="dxa"/>
              </w:tcPr>
            </w:tcPrChange>
          </w:tcPr>
          <w:p w14:paraId="5658B00F" w14:textId="0DB1AB54" w:rsidR="00011696" w:rsidRPr="00011696" w:rsidRDefault="00011696">
            <w:pPr>
              <w:jc w:val="center"/>
              <w:rPr>
                <w:ins w:id="228" w:author="Klimo, Scott" w:date="2020-03-16T10:30:00Z"/>
                <w:b/>
                <w:sz w:val="24"/>
                <w:szCs w:val="28"/>
                <w:rPrChange w:id="229" w:author="Klimo, Scott" w:date="2020-03-16T10:30:00Z">
                  <w:rPr>
                    <w:ins w:id="230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31" w:author="Klimo, Scott" w:date="2020-03-16T10:31:00Z">
                <w:pPr/>
              </w:pPrChange>
            </w:pPr>
            <w:ins w:id="232" w:author="Klimo, Scott" w:date="2020-03-16T10:30:00Z">
              <w:r w:rsidRPr="00011696">
                <w:rPr>
                  <w:b/>
                  <w:sz w:val="24"/>
                  <w:szCs w:val="28"/>
                  <w:rPrChange w:id="233" w:author="Klimo, Scott" w:date="2020-03-16T10:30:00Z">
                    <w:rPr>
                      <w:b/>
                      <w:sz w:val="28"/>
                      <w:szCs w:val="28"/>
                    </w:rPr>
                  </w:rPrChange>
                </w:rPr>
                <w:t>Cons</w:t>
              </w:r>
            </w:ins>
          </w:p>
        </w:tc>
      </w:tr>
      <w:tr w:rsidR="00011696" w:rsidRPr="00011696" w14:paraId="5EF64526" w14:textId="77777777" w:rsidTr="00011696">
        <w:trPr>
          <w:ins w:id="234" w:author="Klimo, Scott" w:date="2020-03-16T10:30:00Z"/>
        </w:trPr>
        <w:tc>
          <w:tcPr>
            <w:tcW w:w="1525" w:type="dxa"/>
            <w:tcPrChange w:id="235" w:author="Klimo, Scott" w:date="2020-03-16T10:31:00Z">
              <w:tcPr>
                <w:tcW w:w="3116" w:type="dxa"/>
              </w:tcPr>
            </w:tcPrChange>
          </w:tcPr>
          <w:p w14:paraId="44A818DD" w14:textId="46AAD1FF" w:rsidR="00011696" w:rsidRPr="00011696" w:rsidRDefault="00011696">
            <w:pPr>
              <w:rPr>
                <w:ins w:id="236" w:author="Klimo, Scott" w:date="2020-03-16T10:30:00Z"/>
                <w:b/>
                <w:sz w:val="24"/>
                <w:szCs w:val="28"/>
                <w:rPrChange w:id="237" w:author="Klimo, Scott" w:date="2020-03-16T10:30:00Z">
                  <w:rPr>
                    <w:ins w:id="238" w:author="Klimo, Scott" w:date="2020-03-16T10:30:00Z"/>
                    <w:b/>
                    <w:sz w:val="28"/>
                    <w:szCs w:val="28"/>
                  </w:rPr>
                </w:rPrChange>
              </w:rPr>
            </w:pPr>
            <w:proofErr w:type="spellStart"/>
            <w:ins w:id="239" w:author="Klimo, Scott" w:date="2020-03-16T10:30:00Z">
              <w:r w:rsidRPr="00011696">
                <w:rPr>
                  <w:b/>
                  <w:sz w:val="24"/>
                  <w:szCs w:val="28"/>
                  <w:rPrChange w:id="240" w:author="Klimo, Scott" w:date="2020-03-16T10:30:00Z">
                    <w:rPr>
                      <w:b/>
                      <w:sz w:val="28"/>
                      <w:szCs w:val="28"/>
                    </w:rPr>
                  </w:rPrChange>
                </w:rPr>
                <w:t>SnowSQL</w:t>
              </w:r>
              <w:proofErr w:type="spellEnd"/>
            </w:ins>
          </w:p>
        </w:tc>
        <w:tc>
          <w:tcPr>
            <w:tcW w:w="3912" w:type="dxa"/>
            <w:tcPrChange w:id="241" w:author="Klimo, Scott" w:date="2020-03-16T10:31:00Z">
              <w:tcPr>
                <w:tcW w:w="3117" w:type="dxa"/>
              </w:tcPr>
            </w:tcPrChange>
          </w:tcPr>
          <w:p w14:paraId="3FEC9AF7" w14:textId="1B41BAD6" w:rsidR="00011696" w:rsidRPr="00011696" w:rsidRDefault="00011696">
            <w:pPr>
              <w:pStyle w:val="ListParagraph"/>
              <w:numPr>
                <w:ilvl w:val="0"/>
                <w:numId w:val="5"/>
              </w:numPr>
              <w:rPr>
                <w:ins w:id="242" w:author="Klimo, Scott" w:date="2020-03-16T10:30:00Z"/>
                <w:szCs w:val="28"/>
                <w:rPrChange w:id="243" w:author="Klimo, Scott" w:date="2020-03-16T10:32:00Z">
                  <w:rPr>
                    <w:ins w:id="244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45" w:author="Klimo, Scott" w:date="2020-03-16T10:31:00Z">
                <w:pPr/>
              </w:pPrChange>
            </w:pPr>
            <w:ins w:id="246" w:author="Klimo, Scott" w:date="2020-03-16T10:30:00Z">
              <w:r w:rsidRPr="00011696">
                <w:rPr>
                  <w:szCs w:val="28"/>
                  <w:rPrChange w:id="247" w:author="Klimo, Scott" w:date="2020-03-16T10:32:00Z">
                    <w:rPr>
                      <w:b/>
                      <w:sz w:val="28"/>
                      <w:szCs w:val="28"/>
                    </w:rPr>
                  </w:rPrChange>
                </w:rPr>
                <w:t>Loading is quick compared to other options</w:t>
              </w:r>
            </w:ins>
          </w:p>
          <w:p w14:paraId="7301DCAE" w14:textId="0F8967F4" w:rsidR="00011696" w:rsidRPr="00011696" w:rsidRDefault="00011696">
            <w:pPr>
              <w:pStyle w:val="ListParagraph"/>
              <w:numPr>
                <w:ilvl w:val="0"/>
                <w:numId w:val="5"/>
              </w:numPr>
              <w:rPr>
                <w:ins w:id="248" w:author="Klimo, Scott" w:date="2020-03-16T10:30:00Z"/>
                <w:szCs w:val="28"/>
                <w:rPrChange w:id="249" w:author="Klimo, Scott" w:date="2020-03-16T10:32:00Z">
                  <w:rPr>
                    <w:ins w:id="250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51" w:author="Klimo, Scott" w:date="2020-03-16T10:31:00Z">
                <w:pPr/>
              </w:pPrChange>
            </w:pPr>
            <w:ins w:id="252" w:author="Klimo, Scott" w:date="2020-03-16T10:30:00Z">
              <w:r w:rsidRPr="00011696">
                <w:rPr>
                  <w:szCs w:val="28"/>
                  <w:rPrChange w:id="253" w:author="Klimo, Scott" w:date="2020-03-16T10:32:00Z">
                    <w:rPr>
                      <w:b/>
                      <w:sz w:val="28"/>
                      <w:szCs w:val="28"/>
                    </w:rPr>
                  </w:rPrChange>
                </w:rPr>
                <w:t>Snowflake native support</w:t>
              </w:r>
            </w:ins>
          </w:p>
          <w:p w14:paraId="297BEF15" w14:textId="708DECA6" w:rsidR="00011696" w:rsidRPr="00011696" w:rsidRDefault="00011696">
            <w:pPr>
              <w:pStyle w:val="ListParagraph"/>
              <w:numPr>
                <w:ilvl w:val="0"/>
                <w:numId w:val="5"/>
              </w:numPr>
              <w:rPr>
                <w:ins w:id="254" w:author="Klimo, Scott" w:date="2020-03-16T10:30:00Z"/>
                <w:szCs w:val="28"/>
                <w:rPrChange w:id="255" w:author="Klimo, Scott" w:date="2020-03-16T10:32:00Z">
                  <w:rPr>
                    <w:ins w:id="256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57" w:author="Klimo, Scott" w:date="2020-03-16T10:31:00Z">
                <w:pPr/>
              </w:pPrChange>
            </w:pPr>
            <w:ins w:id="258" w:author="Klimo, Scott" w:date="2020-03-16T10:30:00Z">
              <w:r w:rsidRPr="00011696">
                <w:rPr>
                  <w:szCs w:val="28"/>
                  <w:rPrChange w:id="259" w:author="Klimo, Scott" w:date="2020-03-16T10:32:00Z">
                    <w:rPr>
                      <w:b/>
                      <w:sz w:val="28"/>
                      <w:szCs w:val="28"/>
                    </w:rPr>
                  </w:rPrChange>
                </w:rPr>
                <w:t>Compression size reduced</w:t>
              </w:r>
            </w:ins>
          </w:p>
          <w:p w14:paraId="7FCEA87A" w14:textId="05E2B87D" w:rsidR="00011696" w:rsidRPr="00011696" w:rsidRDefault="00011696">
            <w:pPr>
              <w:pStyle w:val="ListParagraph"/>
              <w:numPr>
                <w:ilvl w:val="0"/>
                <w:numId w:val="5"/>
              </w:numPr>
              <w:rPr>
                <w:ins w:id="260" w:author="Klimo, Scott" w:date="2020-03-16T10:30:00Z"/>
                <w:b/>
                <w:sz w:val="24"/>
                <w:szCs w:val="28"/>
                <w:rPrChange w:id="261" w:author="Klimo, Scott" w:date="2020-03-16T10:31:00Z">
                  <w:rPr>
                    <w:ins w:id="262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63" w:author="Klimo, Scott" w:date="2020-03-16T10:31:00Z">
                <w:pPr/>
              </w:pPrChange>
            </w:pPr>
            <w:ins w:id="264" w:author="Klimo, Scott" w:date="2020-03-16T10:30:00Z">
              <w:r w:rsidRPr="00011696">
                <w:rPr>
                  <w:szCs w:val="28"/>
                  <w:rPrChange w:id="265" w:author="Klimo, Scott" w:date="2020-03-16T10:32:00Z">
                    <w:rPr>
                      <w:b/>
                      <w:sz w:val="28"/>
                      <w:szCs w:val="28"/>
                    </w:rPr>
                  </w:rPrChange>
                </w:rPr>
                <w:t>Reusable stages and file formats</w:t>
              </w:r>
            </w:ins>
          </w:p>
        </w:tc>
        <w:tc>
          <w:tcPr>
            <w:tcW w:w="3913" w:type="dxa"/>
            <w:tcPrChange w:id="266" w:author="Klimo, Scott" w:date="2020-03-16T10:31:00Z">
              <w:tcPr>
                <w:tcW w:w="3117" w:type="dxa"/>
              </w:tcPr>
            </w:tcPrChange>
          </w:tcPr>
          <w:p w14:paraId="780B98EF" w14:textId="77777777" w:rsidR="00011696" w:rsidRDefault="00011696" w:rsidP="00011696">
            <w:pPr>
              <w:pStyle w:val="ListParagraph"/>
              <w:numPr>
                <w:ilvl w:val="0"/>
                <w:numId w:val="5"/>
              </w:numPr>
              <w:rPr>
                <w:ins w:id="267" w:author="Klimo, Scott" w:date="2020-03-16T10:31:00Z"/>
              </w:rPr>
            </w:pPr>
            <w:ins w:id="268" w:author="Klimo, Scott" w:date="2020-03-16T10:31:00Z">
              <w:r>
                <w:t>Requires user training</w:t>
              </w:r>
            </w:ins>
          </w:p>
          <w:p w14:paraId="6FF712FD" w14:textId="77777777" w:rsidR="00011696" w:rsidRDefault="00011696" w:rsidP="00011696">
            <w:pPr>
              <w:pStyle w:val="ListParagraph"/>
              <w:numPr>
                <w:ilvl w:val="0"/>
                <w:numId w:val="5"/>
              </w:numPr>
              <w:rPr>
                <w:ins w:id="269" w:author="Klimo, Scott" w:date="2020-03-16T10:31:00Z"/>
              </w:rPr>
            </w:pPr>
            <w:ins w:id="270" w:author="Klimo, Scott" w:date="2020-03-16T10:31:00Z">
              <w:r>
                <w:t>Extraction to file is slow compared to DataStage</w:t>
              </w:r>
            </w:ins>
          </w:p>
          <w:p w14:paraId="74A07203" w14:textId="77777777" w:rsidR="00011696" w:rsidRDefault="00011696" w:rsidP="00011696">
            <w:pPr>
              <w:pStyle w:val="ListParagraph"/>
              <w:numPr>
                <w:ilvl w:val="0"/>
                <w:numId w:val="5"/>
              </w:numPr>
              <w:rPr>
                <w:ins w:id="271" w:author="Klimo, Scott" w:date="2020-03-16T10:31:00Z"/>
              </w:rPr>
            </w:pPr>
            <w:ins w:id="272" w:author="Klimo, Scott" w:date="2020-03-16T10:31:00Z">
              <w:r>
                <w:t>Data needed to load to files first before loading to stages</w:t>
              </w:r>
            </w:ins>
          </w:p>
          <w:p w14:paraId="4A42D1E7" w14:textId="77777777" w:rsidR="00011696" w:rsidRDefault="00011696" w:rsidP="00011696">
            <w:pPr>
              <w:pStyle w:val="ListParagraph"/>
              <w:numPr>
                <w:ilvl w:val="0"/>
                <w:numId w:val="5"/>
              </w:numPr>
              <w:rPr>
                <w:ins w:id="273" w:author="Klimo, Scott" w:date="2020-03-16T10:31:00Z"/>
              </w:rPr>
            </w:pPr>
            <w:ins w:id="274" w:author="Klimo, Scott" w:date="2020-03-16T10:31:00Z">
              <w:r>
                <w:t>Manual errors because of scripting</w:t>
              </w:r>
            </w:ins>
          </w:p>
          <w:p w14:paraId="36225A7D" w14:textId="520DBC32" w:rsidR="00011696" w:rsidRPr="00011696" w:rsidRDefault="00011696">
            <w:pPr>
              <w:pStyle w:val="ListParagraph"/>
              <w:numPr>
                <w:ilvl w:val="0"/>
                <w:numId w:val="5"/>
              </w:numPr>
              <w:rPr>
                <w:ins w:id="275" w:author="Klimo, Scott" w:date="2020-03-16T10:30:00Z"/>
                <w:rPrChange w:id="276" w:author="Klimo, Scott" w:date="2020-03-16T10:32:00Z">
                  <w:rPr>
                    <w:ins w:id="277" w:author="Klimo, Scott" w:date="2020-03-16T10:30:00Z"/>
                    <w:b/>
                    <w:sz w:val="28"/>
                    <w:szCs w:val="28"/>
                  </w:rPr>
                </w:rPrChange>
              </w:rPr>
              <w:pPrChange w:id="278" w:author="Klimo, Scott" w:date="2020-03-16T10:32:00Z">
                <w:pPr/>
              </w:pPrChange>
            </w:pPr>
            <w:ins w:id="279" w:author="Klimo, Scott" w:date="2020-03-16T10:31:00Z">
              <w:r>
                <w:t>Additional encryption required</w:t>
              </w:r>
            </w:ins>
          </w:p>
        </w:tc>
      </w:tr>
      <w:tr w:rsidR="00011696" w:rsidRPr="00011696" w14:paraId="37A2C417" w14:textId="77777777" w:rsidTr="00011696">
        <w:trPr>
          <w:ins w:id="280" w:author="Klimo, Scott" w:date="2020-03-16T10:30:00Z"/>
        </w:trPr>
        <w:tc>
          <w:tcPr>
            <w:tcW w:w="1525" w:type="dxa"/>
            <w:tcPrChange w:id="281" w:author="Klimo, Scott" w:date="2020-03-16T10:31:00Z">
              <w:tcPr>
                <w:tcW w:w="3116" w:type="dxa"/>
              </w:tcPr>
            </w:tcPrChange>
          </w:tcPr>
          <w:p w14:paraId="039A4E53" w14:textId="5660FDC3" w:rsidR="00011696" w:rsidRPr="00011696" w:rsidRDefault="00011696">
            <w:pPr>
              <w:rPr>
                <w:ins w:id="282" w:author="Klimo, Scott" w:date="2020-03-16T10:30:00Z"/>
                <w:b/>
                <w:sz w:val="24"/>
                <w:szCs w:val="28"/>
                <w:rPrChange w:id="283" w:author="Klimo, Scott" w:date="2020-03-16T10:30:00Z">
                  <w:rPr>
                    <w:ins w:id="284" w:author="Klimo, Scott" w:date="2020-03-16T10:30:00Z"/>
                    <w:b/>
                    <w:sz w:val="28"/>
                    <w:szCs w:val="28"/>
                  </w:rPr>
                </w:rPrChange>
              </w:rPr>
            </w:pPr>
            <w:ins w:id="285" w:author="Klimo, Scott" w:date="2020-03-16T10:30:00Z">
              <w:r w:rsidRPr="00011696">
                <w:rPr>
                  <w:b/>
                  <w:sz w:val="24"/>
                  <w:szCs w:val="28"/>
                  <w:rPrChange w:id="286" w:author="Klimo, Scott" w:date="2020-03-16T10:30:00Z">
                    <w:rPr>
                      <w:b/>
                      <w:sz w:val="28"/>
                      <w:szCs w:val="28"/>
                    </w:rPr>
                  </w:rPrChange>
                </w:rPr>
                <w:t>DataStage</w:t>
              </w:r>
            </w:ins>
          </w:p>
        </w:tc>
        <w:tc>
          <w:tcPr>
            <w:tcW w:w="3912" w:type="dxa"/>
            <w:tcPrChange w:id="287" w:author="Klimo, Scott" w:date="2020-03-16T10:31:00Z">
              <w:tcPr>
                <w:tcW w:w="3117" w:type="dxa"/>
              </w:tcPr>
            </w:tcPrChange>
          </w:tcPr>
          <w:p w14:paraId="413FF1D8" w14:textId="79C1FCD6" w:rsidR="00011696" w:rsidRDefault="00011696">
            <w:pPr>
              <w:pStyle w:val="ListParagraph"/>
              <w:numPr>
                <w:ilvl w:val="0"/>
                <w:numId w:val="7"/>
              </w:numPr>
              <w:rPr>
                <w:ins w:id="288" w:author="Nutakki, Nagavenkatakrishnamohan" w:date="2020-06-22T20:46:00Z"/>
              </w:rPr>
            </w:pPr>
            <w:ins w:id="289" w:author="Klimo, Scott" w:date="2020-03-16T10:32:00Z">
              <w:r>
                <w:t xml:space="preserve">Extracting data fast compared to </w:t>
              </w:r>
              <w:proofErr w:type="spellStart"/>
              <w:r>
                <w:t>SnowSQL</w:t>
              </w:r>
            </w:ins>
            <w:proofErr w:type="spellEnd"/>
          </w:p>
          <w:p w14:paraId="220D95C8" w14:textId="5AF2A8EA" w:rsidR="00B459E7" w:rsidRDefault="00B459E7">
            <w:pPr>
              <w:pStyle w:val="ListParagraph"/>
              <w:numPr>
                <w:ilvl w:val="0"/>
                <w:numId w:val="7"/>
              </w:numPr>
              <w:rPr>
                <w:ins w:id="290" w:author="Klimo, Scott" w:date="2020-03-16T10:32:00Z"/>
              </w:rPr>
              <w:pPrChange w:id="291" w:author="Klimo, Scott" w:date="2020-03-16T10:32:00Z">
                <w:pPr>
                  <w:pStyle w:val="ListParagraph"/>
                  <w:numPr>
                    <w:numId w:val="3"/>
                  </w:numPr>
                  <w:ind w:left="360" w:hanging="360"/>
                </w:pPr>
              </w:pPrChange>
            </w:pPr>
            <w:ins w:id="292" w:author="Nutakki, Nagavenkatakrishnamohan" w:date="2020-06-22T20:46:00Z">
              <w:r>
                <w:t xml:space="preserve">Ingestion </w:t>
              </w:r>
            </w:ins>
            <w:ins w:id="293" w:author="Nutakki, Nagavenkatakrishnamohan" w:date="2020-06-22T20:49:00Z">
              <w:r w:rsidR="009A46E4">
                <w:t xml:space="preserve">using </w:t>
              </w:r>
              <w:proofErr w:type="spellStart"/>
              <w:r w:rsidR="009A46E4">
                <w:t>datastage</w:t>
              </w:r>
              <w:proofErr w:type="spellEnd"/>
              <w:r w:rsidR="009A46E4">
                <w:t xml:space="preserve"> take similar time </w:t>
              </w:r>
            </w:ins>
            <w:ins w:id="294" w:author="Nutakki, Nagavenkatakrishnamohan" w:date="2020-06-22T20:47:00Z">
              <w:r>
                <w:t xml:space="preserve">as </w:t>
              </w:r>
              <w:proofErr w:type="spellStart"/>
              <w:r>
                <w:t>SnowSQL</w:t>
              </w:r>
              <w:proofErr w:type="spellEnd"/>
              <w:r>
                <w:t xml:space="preserve">, but no need </w:t>
              </w:r>
            </w:ins>
            <w:ins w:id="295" w:author="Nutakki, Nagavenkatakrishnamohan" w:date="2020-06-22T20:48:00Z">
              <w:r>
                <w:t xml:space="preserve">of intermediate files creation, which </w:t>
              </w:r>
              <w:proofErr w:type="spellStart"/>
              <w:r>
                <w:t>datastage</w:t>
              </w:r>
              <w:proofErr w:type="spellEnd"/>
              <w:r>
                <w:t xml:space="preserve"> handles itself</w:t>
              </w:r>
            </w:ins>
          </w:p>
          <w:p w14:paraId="4D2DB220" w14:textId="77777777" w:rsidR="00011696" w:rsidRDefault="00011696">
            <w:pPr>
              <w:pStyle w:val="ListParagraph"/>
              <w:numPr>
                <w:ilvl w:val="0"/>
                <w:numId w:val="7"/>
              </w:numPr>
              <w:rPr>
                <w:ins w:id="296" w:author="Klimo, Scott" w:date="2020-03-16T10:32:00Z"/>
              </w:rPr>
              <w:pPrChange w:id="297" w:author="Klimo, Scott" w:date="2020-03-16T10:32:00Z">
                <w:pPr>
                  <w:pStyle w:val="ListParagraph"/>
                  <w:numPr>
                    <w:numId w:val="3"/>
                  </w:numPr>
                  <w:ind w:left="360" w:hanging="360"/>
                </w:pPr>
              </w:pPrChange>
            </w:pPr>
            <w:ins w:id="298" w:author="Klimo, Scott" w:date="2020-03-16T10:32:00Z">
              <w:r>
                <w:t>No need to maintain files</w:t>
              </w:r>
            </w:ins>
          </w:p>
          <w:p w14:paraId="6D175A7A" w14:textId="77777777" w:rsidR="00011696" w:rsidRDefault="00011696">
            <w:pPr>
              <w:pStyle w:val="ListParagraph"/>
              <w:numPr>
                <w:ilvl w:val="0"/>
                <w:numId w:val="7"/>
              </w:numPr>
              <w:rPr>
                <w:ins w:id="299" w:author="Klimo, Scott" w:date="2020-03-16T10:32:00Z"/>
              </w:rPr>
              <w:pPrChange w:id="300" w:author="Klimo, Scott" w:date="2020-03-16T10:32:00Z">
                <w:pPr>
                  <w:pStyle w:val="ListParagraph"/>
                  <w:numPr>
                    <w:numId w:val="3"/>
                  </w:numPr>
                  <w:ind w:left="360" w:hanging="360"/>
                </w:pPr>
              </w:pPrChange>
            </w:pPr>
            <w:ins w:id="301" w:author="Klimo, Scott" w:date="2020-03-16T10:32:00Z">
              <w:r>
                <w:t>No user training required</w:t>
              </w:r>
            </w:ins>
          </w:p>
          <w:p w14:paraId="33F6E6E4" w14:textId="00346B0C" w:rsidR="00011696" w:rsidDel="001C7ED6" w:rsidRDefault="00011696">
            <w:pPr>
              <w:pStyle w:val="ListParagraph"/>
              <w:numPr>
                <w:ilvl w:val="0"/>
                <w:numId w:val="7"/>
              </w:numPr>
              <w:rPr>
                <w:ins w:id="302" w:author="Klimo, Scott" w:date="2020-03-16T10:32:00Z"/>
                <w:del w:id="303" w:author="Mandapati, SravanReddy" w:date="2020-06-23T09:07:00Z"/>
              </w:rPr>
              <w:pPrChange w:id="304" w:author="Klimo, Scott" w:date="2020-03-16T10:32:00Z">
                <w:pPr>
                  <w:pStyle w:val="ListParagraph"/>
                  <w:numPr>
                    <w:numId w:val="3"/>
                  </w:numPr>
                  <w:ind w:left="360" w:hanging="360"/>
                </w:pPr>
              </w:pPrChange>
            </w:pPr>
            <w:ins w:id="305" w:author="Klimo, Scott" w:date="2020-03-16T10:32:00Z">
              <w:r>
                <w:t>Connects to all source</w:t>
              </w:r>
            </w:ins>
            <w:ins w:id="306" w:author="Mandapati, SravanReddy" w:date="2020-06-23T09:07:00Z">
              <w:r w:rsidR="001C7ED6">
                <w:t>s</w:t>
              </w:r>
            </w:ins>
            <w:ins w:id="307" w:author="Klimo, Scott" w:date="2020-03-16T10:32:00Z">
              <w:del w:id="308" w:author="Mandapati, SravanReddy" w:date="2020-06-23T09:07:00Z">
                <w:r w:rsidDel="001C7ED6">
                  <w:delText>s</w:delText>
                </w:r>
              </w:del>
            </w:ins>
          </w:p>
          <w:p w14:paraId="51BB6CBD" w14:textId="4129FD92" w:rsidR="00011696" w:rsidRPr="00011696" w:rsidRDefault="00011696" w:rsidP="001C7ED6">
            <w:pPr>
              <w:pStyle w:val="ListParagraph"/>
              <w:numPr>
                <w:ilvl w:val="0"/>
                <w:numId w:val="7"/>
              </w:numPr>
              <w:rPr>
                <w:ins w:id="309" w:author="Klimo, Scott" w:date="2020-03-16T10:30:00Z"/>
                <w:rPrChange w:id="310" w:author="Klimo, Scott" w:date="2020-03-16T10:32:00Z">
                  <w:rPr>
                    <w:ins w:id="311" w:author="Klimo, Scott" w:date="2020-03-16T10:30:00Z"/>
                    <w:b/>
                    <w:sz w:val="28"/>
                    <w:szCs w:val="28"/>
                  </w:rPr>
                </w:rPrChange>
              </w:rPr>
              <w:pPrChange w:id="312" w:author="Mandapati, SravanReddy" w:date="2020-06-23T09:07:00Z">
                <w:pPr/>
              </w:pPrChange>
            </w:pPr>
            <w:ins w:id="313" w:author="Klimo, Scott" w:date="2020-03-16T10:32:00Z">
              <w:del w:id="314" w:author="Mandapati, SravanReddy" w:date="2020-06-23T09:07:00Z">
                <w:r w:rsidDel="001C7ED6">
                  <w:delText>Encrypts data end to end</w:delText>
                </w:r>
              </w:del>
            </w:ins>
          </w:p>
        </w:tc>
        <w:tc>
          <w:tcPr>
            <w:tcW w:w="3913" w:type="dxa"/>
            <w:tcPrChange w:id="315" w:author="Klimo, Scott" w:date="2020-03-16T10:31:00Z">
              <w:tcPr>
                <w:tcW w:w="3117" w:type="dxa"/>
              </w:tcPr>
            </w:tcPrChange>
          </w:tcPr>
          <w:p w14:paraId="3878F1CA" w14:textId="4F3BA5A4" w:rsidR="00BB1DF5" w:rsidDel="00B459E7" w:rsidRDefault="00BB1DF5" w:rsidP="00BB1DF5">
            <w:pPr>
              <w:pStyle w:val="ListParagraph"/>
              <w:numPr>
                <w:ilvl w:val="0"/>
                <w:numId w:val="7"/>
              </w:numPr>
              <w:rPr>
                <w:ins w:id="316" w:author="Klimo, Scott" w:date="2020-03-16T10:38:00Z"/>
                <w:del w:id="317" w:author="Nutakki, Nagavenkatakrishnamohan" w:date="2020-06-22T20:48:00Z"/>
              </w:rPr>
            </w:pPr>
            <w:ins w:id="318" w:author="Klimo, Scott" w:date="2020-03-16T10:38:00Z">
              <w:del w:id="319" w:author="Nutakki, Nagavenkatakrishnamohan" w:date="2020-06-22T20:48:00Z">
                <w:r w:rsidDel="00B459E7">
                  <w:delText xml:space="preserve">Ingestion is slow compared to </w:delText>
                </w:r>
              </w:del>
            </w:ins>
            <w:ins w:id="320" w:author="Klimo, Scott" w:date="2020-03-16T10:39:00Z">
              <w:del w:id="321" w:author="Nutakki, Nagavenkatakrishnamohan" w:date="2020-06-22T20:48:00Z">
                <w:r w:rsidDel="00B459E7">
                  <w:delText>SnowSQL</w:delText>
                </w:r>
              </w:del>
            </w:ins>
          </w:p>
          <w:p w14:paraId="12E0AC26" w14:textId="77777777" w:rsidR="00BB1DF5" w:rsidRDefault="00BB1DF5" w:rsidP="00BB1DF5">
            <w:pPr>
              <w:pStyle w:val="ListParagraph"/>
              <w:numPr>
                <w:ilvl w:val="0"/>
                <w:numId w:val="7"/>
              </w:numPr>
              <w:rPr>
                <w:ins w:id="322" w:author="Klimo, Scott" w:date="2020-03-16T10:38:00Z"/>
              </w:rPr>
            </w:pPr>
            <w:proofErr w:type="spellStart"/>
            <w:ins w:id="323" w:author="Klimo, Scott" w:date="2020-03-16T10:38:00Z">
              <w:r>
                <w:t>Can not</w:t>
              </w:r>
              <w:proofErr w:type="spellEnd"/>
              <w:r>
                <w:t xml:space="preserve"> reuse stages</w:t>
              </w:r>
            </w:ins>
          </w:p>
          <w:p w14:paraId="1E477D68" w14:textId="24645761" w:rsidR="00011696" w:rsidRPr="00011696" w:rsidRDefault="00011696">
            <w:pPr>
              <w:pStyle w:val="ListParagraph"/>
              <w:ind w:left="360"/>
              <w:rPr>
                <w:ins w:id="324" w:author="Klimo, Scott" w:date="2020-03-16T10:30:00Z"/>
                <w:rPrChange w:id="325" w:author="Klimo, Scott" w:date="2020-03-16T10:32:00Z">
                  <w:rPr>
                    <w:ins w:id="326" w:author="Klimo, Scott" w:date="2020-03-16T10:30:00Z"/>
                    <w:b/>
                    <w:sz w:val="28"/>
                    <w:szCs w:val="28"/>
                  </w:rPr>
                </w:rPrChange>
              </w:rPr>
              <w:pPrChange w:id="327" w:author="Klimo, Scott" w:date="2020-03-16T10:38:00Z">
                <w:pPr/>
              </w:pPrChange>
            </w:pPr>
          </w:p>
        </w:tc>
      </w:tr>
    </w:tbl>
    <w:p w14:paraId="240DE9A1" w14:textId="470B2E06" w:rsidR="00011696" w:rsidRDefault="00011696">
      <w:pPr>
        <w:rPr>
          <w:ins w:id="328" w:author="Klimo, Scott" w:date="2020-03-16T10:37:00Z"/>
          <w:b/>
          <w:sz w:val="28"/>
          <w:szCs w:val="28"/>
        </w:rPr>
      </w:pPr>
    </w:p>
    <w:p w14:paraId="12F18010" w14:textId="57CDBD4D" w:rsidR="00F70E31" w:rsidRDefault="00F70E31">
      <w:pPr>
        <w:rPr>
          <w:ins w:id="329" w:author="Klimo, Scott" w:date="2020-03-16T10:37:00Z"/>
          <w:b/>
          <w:sz w:val="28"/>
          <w:szCs w:val="28"/>
        </w:rPr>
      </w:pPr>
      <w:ins w:id="330" w:author="Klimo, Scott" w:date="2020-03-16T10:37:00Z">
        <w:r>
          <w:rPr>
            <w:b/>
            <w:sz w:val="28"/>
            <w:szCs w:val="28"/>
          </w:rPr>
          <w:t>Recommendation</w:t>
        </w:r>
        <w:bookmarkStart w:id="331" w:name="_GoBack"/>
        <w:bookmarkEnd w:id="331"/>
      </w:ins>
    </w:p>
    <w:p w14:paraId="0AE4101D" w14:textId="6B245F04" w:rsidR="00F70E31" w:rsidRPr="004362F5" w:rsidRDefault="00F70E31">
      <w:pPr>
        <w:rPr>
          <w:b/>
          <w:sz w:val="28"/>
          <w:szCs w:val="28"/>
        </w:rPr>
      </w:pPr>
      <w:ins w:id="332" w:author="Klimo, Scott" w:date="2020-03-16T10:37:00Z">
        <w:r>
          <w:rPr>
            <w:szCs w:val="28"/>
          </w:rPr>
          <w:t>TBD?</w:t>
        </w:r>
      </w:ins>
    </w:p>
    <w:p w14:paraId="2D97BB05" w14:textId="458B5013" w:rsidR="00E91110" w:rsidDel="00F70E31" w:rsidRDefault="00AC5C67">
      <w:pPr>
        <w:rPr>
          <w:del w:id="333" w:author="Klimo, Scott" w:date="2020-03-16T10:33:00Z"/>
        </w:rPr>
      </w:pPr>
      <w:del w:id="334" w:author="Klimo, Scott" w:date="2020-03-16T10:33:00Z">
        <w:r w:rsidDel="00F70E31">
          <w:delText>Snow</w:delText>
        </w:r>
      </w:del>
      <w:del w:id="335" w:author="Klimo, Scott" w:date="2020-03-16T10:29:00Z">
        <w:r w:rsidDel="00011696">
          <w:delText>sql</w:delText>
        </w:r>
      </w:del>
      <w:del w:id="336" w:author="Klimo, Scott" w:date="2020-03-16T10:33:00Z">
        <w:r w:rsidDel="00F70E31">
          <w:delText xml:space="preserve"> </w:delText>
        </w:r>
      </w:del>
    </w:p>
    <w:p w14:paraId="17CE7131" w14:textId="7029A64F" w:rsidR="00AC5C67" w:rsidDel="00F70E31" w:rsidRDefault="00F7087E">
      <w:pPr>
        <w:rPr>
          <w:del w:id="337" w:author="Klimo, Scott" w:date="2020-03-16T10:33:00Z"/>
        </w:rPr>
        <w:pPrChange w:id="338" w:author="Klimo, Scott" w:date="2020-03-16T10:33:00Z">
          <w:pPr>
            <w:ind w:firstLine="360"/>
          </w:pPr>
        </w:pPrChange>
      </w:pPr>
      <w:del w:id="339" w:author="Klimo, Scott" w:date="2020-03-16T10:33:00Z">
        <w:r w:rsidDel="00F70E31">
          <w:delText>P</w:delText>
        </w:r>
        <w:r w:rsidR="00AC5C67" w:rsidDel="00F70E31">
          <w:delText xml:space="preserve">ros: </w:delText>
        </w:r>
      </w:del>
    </w:p>
    <w:p w14:paraId="762D63CD" w14:textId="4D9C3F44" w:rsidR="00E91110" w:rsidDel="00F70E31" w:rsidRDefault="00E91110">
      <w:pPr>
        <w:pStyle w:val="ListParagraph"/>
        <w:ind w:left="0"/>
        <w:contextualSpacing w:val="0"/>
        <w:rPr>
          <w:del w:id="340" w:author="Klimo, Scott" w:date="2020-03-16T10:33:00Z"/>
        </w:rPr>
        <w:pPrChange w:id="341" w:author="Klimo, Scott" w:date="2020-03-16T10:33:00Z">
          <w:pPr>
            <w:pStyle w:val="ListParagraph"/>
            <w:numPr>
              <w:numId w:val="1"/>
            </w:numPr>
            <w:ind w:hanging="360"/>
          </w:pPr>
        </w:pPrChange>
      </w:pPr>
      <w:del w:id="342" w:author="Klimo, Scott" w:date="2020-03-16T10:33:00Z">
        <w:r w:rsidDel="00F70E31">
          <w:delText>Loading is quick compared to other options</w:delText>
        </w:r>
      </w:del>
    </w:p>
    <w:p w14:paraId="34332F2F" w14:textId="5B924B1C" w:rsidR="00E91110" w:rsidDel="00F70E31" w:rsidRDefault="00E91110">
      <w:pPr>
        <w:pStyle w:val="ListParagraph"/>
        <w:ind w:left="0"/>
        <w:contextualSpacing w:val="0"/>
        <w:rPr>
          <w:del w:id="343" w:author="Klimo, Scott" w:date="2020-03-16T10:33:00Z"/>
        </w:rPr>
        <w:pPrChange w:id="344" w:author="Klimo, Scott" w:date="2020-03-16T10:33:00Z">
          <w:pPr>
            <w:pStyle w:val="ListParagraph"/>
            <w:numPr>
              <w:numId w:val="1"/>
            </w:numPr>
            <w:ind w:hanging="360"/>
          </w:pPr>
        </w:pPrChange>
      </w:pPr>
      <w:del w:id="345" w:author="Klimo, Scott" w:date="2020-03-16T10:33:00Z">
        <w:r w:rsidDel="00F70E31">
          <w:delText>Snowflake native support</w:delText>
        </w:r>
      </w:del>
    </w:p>
    <w:p w14:paraId="20378350" w14:textId="56F184DA" w:rsidR="00E91110" w:rsidDel="00F70E31" w:rsidRDefault="00E91110">
      <w:pPr>
        <w:pStyle w:val="ListParagraph"/>
        <w:ind w:left="0"/>
        <w:contextualSpacing w:val="0"/>
        <w:rPr>
          <w:del w:id="346" w:author="Klimo, Scott" w:date="2020-03-16T10:33:00Z"/>
        </w:rPr>
        <w:pPrChange w:id="347" w:author="Klimo, Scott" w:date="2020-03-16T10:33:00Z">
          <w:pPr>
            <w:pStyle w:val="ListParagraph"/>
            <w:numPr>
              <w:numId w:val="1"/>
            </w:numPr>
            <w:ind w:hanging="360"/>
          </w:pPr>
        </w:pPrChange>
      </w:pPr>
      <w:del w:id="348" w:author="Klimo, Scott" w:date="2020-03-16T10:33:00Z">
        <w:r w:rsidDel="00F70E31">
          <w:delText>Compression size reduced</w:delText>
        </w:r>
      </w:del>
    </w:p>
    <w:p w14:paraId="0420E91F" w14:textId="4C38EB1F" w:rsidR="00E91110" w:rsidDel="00F70E31" w:rsidRDefault="00E91110">
      <w:pPr>
        <w:pStyle w:val="ListParagraph"/>
        <w:ind w:left="0"/>
        <w:contextualSpacing w:val="0"/>
        <w:rPr>
          <w:del w:id="349" w:author="Klimo, Scott" w:date="2020-03-16T10:33:00Z"/>
        </w:rPr>
        <w:pPrChange w:id="350" w:author="Klimo, Scott" w:date="2020-03-16T10:33:00Z">
          <w:pPr>
            <w:pStyle w:val="ListParagraph"/>
            <w:numPr>
              <w:numId w:val="1"/>
            </w:numPr>
            <w:ind w:hanging="360"/>
          </w:pPr>
        </w:pPrChange>
      </w:pPr>
      <w:del w:id="351" w:author="Klimo, Scott" w:date="2020-03-16T10:33:00Z">
        <w:r w:rsidDel="00F70E31">
          <w:delText>Reusable stages and file formats</w:delText>
        </w:r>
      </w:del>
    </w:p>
    <w:p w14:paraId="0597C0D4" w14:textId="3AB2116C" w:rsidR="00E91110" w:rsidDel="00F70E31" w:rsidRDefault="00E91110">
      <w:pPr>
        <w:rPr>
          <w:del w:id="352" w:author="Klimo, Scott" w:date="2020-03-16T10:33:00Z"/>
        </w:rPr>
        <w:pPrChange w:id="353" w:author="Klimo, Scott" w:date="2020-03-16T10:33:00Z">
          <w:pPr>
            <w:ind w:left="360"/>
          </w:pPr>
        </w:pPrChange>
      </w:pPr>
      <w:del w:id="354" w:author="Klimo, Scott" w:date="2020-03-16T10:33:00Z">
        <w:r w:rsidDel="00F70E31">
          <w:delText>Cons:</w:delText>
        </w:r>
      </w:del>
    </w:p>
    <w:p w14:paraId="2EDD6BE3" w14:textId="7E76B245" w:rsidR="00E91110" w:rsidDel="00F70E31" w:rsidRDefault="00E91110">
      <w:pPr>
        <w:pStyle w:val="ListParagraph"/>
        <w:ind w:left="0"/>
        <w:contextualSpacing w:val="0"/>
        <w:rPr>
          <w:del w:id="355" w:author="Klimo, Scott" w:date="2020-03-16T10:33:00Z"/>
        </w:rPr>
        <w:pPrChange w:id="356" w:author="Klimo, Scott" w:date="2020-03-16T10:33:00Z">
          <w:pPr>
            <w:pStyle w:val="ListParagraph"/>
            <w:numPr>
              <w:numId w:val="2"/>
            </w:numPr>
            <w:ind w:hanging="360"/>
          </w:pPr>
        </w:pPrChange>
      </w:pPr>
      <w:del w:id="357" w:author="Klimo, Scott" w:date="2020-03-16T10:33:00Z">
        <w:r w:rsidDel="00F70E31">
          <w:delText>Requires user training</w:delText>
        </w:r>
      </w:del>
    </w:p>
    <w:p w14:paraId="5EED78D9" w14:textId="1DCBC047" w:rsidR="00E91110" w:rsidDel="00F70E31" w:rsidRDefault="00E91110">
      <w:pPr>
        <w:pStyle w:val="ListParagraph"/>
        <w:ind w:left="0"/>
        <w:contextualSpacing w:val="0"/>
        <w:rPr>
          <w:del w:id="358" w:author="Klimo, Scott" w:date="2020-03-16T10:33:00Z"/>
        </w:rPr>
        <w:pPrChange w:id="359" w:author="Klimo, Scott" w:date="2020-03-16T10:33:00Z">
          <w:pPr>
            <w:pStyle w:val="ListParagraph"/>
            <w:numPr>
              <w:numId w:val="2"/>
            </w:numPr>
            <w:ind w:hanging="360"/>
          </w:pPr>
        </w:pPrChange>
      </w:pPr>
      <w:del w:id="360" w:author="Klimo, Scott" w:date="2020-03-16T10:33:00Z">
        <w:r w:rsidDel="00F70E31">
          <w:delText xml:space="preserve">Extraction to file is slow compared to </w:delText>
        </w:r>
      </w:del>
      <w:del w:id="361" w:author="Klimo, Scott" w:date="2020-03-16T10:29:00Z">
        <w:r w:rsidDel="00011696">
          <w:delText>datastage</w:delText>
        </w:r>
      </w:del>
    </w:p>
    <w:p w14:paraId="20D225EA" w14:textId="3E9D7F78" w:rsidR="00E91110" w:rsidDel="00F70E31" w:rsidRDefault="00E91110">
      <w:pPr>
        <w:pStyle w:val="ListParagraph"/>
        <w:ind w:left="0"/>
        <w:contextualSpacing w:val="0"/>
        <w:rPr>
          <w:del w:id="362" w:author="Klimo, Scott" w:date="2020-03-16T10:33:00Z"/>
        </w:rPr>
        <w:pPrChange w:id="363" w:author="Klimo, Scott" w:date="2020-03-16T10:33:00Z">
          <w:pPr>
            <w:pStyle w:val="ListParagraph"/>
            <w:numPr>
              <w:numId w:val="2"/>
            </w:numPr>
            <w:ind w:hanging="360"/>
          </w:pPr>
        </w:pPrChange>
      </w:pPr>
      <w:del w:id="364" w:author="Klimo, Scott" w:date="2020-03-16T10:33:00Z">
        <w:r w:rsidDel="00F70E31">
          <w:delText>Data needed to</w:delText>
        </w:r>
        <w:r w:rsidR="008121AB" w:rsidDel="00F70E31">
          <w:delText xml:space="preserve"> load to files first before loading to stages</w:delText>
        </w:r>
      </w:del>
    </w:p>
    <w:p w14:paraId="35D69821" w14:textId="3BB37C7A" w:rsidR="008121AB" w:rsidDel="00F70E31" w:rsidRDefault="008121AB">
      <w:pPr>
        <w:pStyle w:val="ListParagraph"/>
        <w:ind w:left="0"/>
        <w:contextualSpacing w:val="0"/>
        <w:rPr>
          <w:del w:id="365" w:author="Klimo, Scott" w:date="2020-03-16T10:33:00Z"/>
        </w:rPr>
        <w:pPrChange w:id="366" w:author="Klimo, Scott" w:date="2020-03-16T10:33:00Z">
          <w:pPr>
            <w:pStyle w:val="ListParagraph"/>
            <w:numPr>
              <w:numId w:val="2"/>
            </w:numPr>
            <w:ind w:hanging="360"/>
          </w:pPr>
        </w:pPrChange>
      </w:pPr>
      <w:del w:id="367" w:author="Klimo, Scott" w:date="2020-03-16T10:33:00Z">
        <w:r w:rsidDel="00F70E31">
          <w:delText>Manual errors because of scripting</w:delText>
        </w:r>
      </w:del>
    </w:p>
    <w:p w14:paraId="039EB1F9" w14:textId="7B766619" w:rsidR="008121AB" w:rsidDel="00F70E31" w:rsidRDefault="008121AB">
      <w:pPr>
        <w:pStyle w:val="ListParagraph"/>
        <w:ind w:left="0"/>
        <w:contextualSpacing w:val="0"/>
        <w:rPr>
          <w:del w:id="368" w:author="Klimo, Scott" w:date="2020-03-16T10:33:00Z"/>
        </w:rPr>
        <w:pPrChange w:id="369" w:author="Klimo, Scott" w:date="2020-03-16T10:33:00Z">
          <w:pPr>
            <w:pStyle w:val="ListParagraph"/>
            <w:numPr>
              <w:numId w:val="2"/>
            </w:numPr>
            <w:ind w:hanging="360"/>
          </w:pPr>
        </w:pPrChange>
      </w:pPr>
      <w:del w:id="370" w:author="Klimo, Scott" w:date="2020-03-16T10:33:00Z">
        <w:r w:rsidDel="00F70E31">
          <w:delText>Additional encryption required</w:delText>
        </w:r>
      </w:del>
    </w:p>
    <w:p w14:paraId="3958FC46" w14:textId="24C46D7E" w:rsidR="008121AB" w:rsidDel="00F70E31" w:rsidRDefault="008121AB">
      <w:pPr>
        <w:rPr>
          <w:del w:id="371" w:author="Klimo, Scott" w:date="2020-03-16T10:33:00Z"/>
        </w:rPr>
      </w:pPr>
      <w:del w:id="372" w:author="Klimo, Scott" w:date="2020-03-16T10:29:00Z">
        <w:r w:rsidDel="00011696">
          <w:delText>Datstage</w:delText>
        </w:r>
      </w:del>
      <w:del w:id="373" w:author="Klimo, Scott" w:date="2020-03-16T10:33:00Z">
        <w:r w:rsidDel="00F70E31">
          <w:delText>:</w:delText>
        </w:r>
      </w:del>
    </w:p>
    <w:p w14:paraId="4919FF90" w14:textId="5F42B22C" w:rsidR="008121AB" w:rsidDel="00F70E31" w:rsidRDefault="008121AB">
      <w:pPr>
        <w:rPr>
          <w:del w:id="374" w:author="Klimo, Scott" w:date="2020-03-16T10:33:00Z"/>
        </w:rPr>
        <w:pPrChange w:id="375" w:author="Klimo, Scott" w:date="2020-03-16T10:33:00Z">
          <w:pPr>
            <w:ind w:firstLine="360"/>
          </w:pPr>
        </w:pPrChange>
      </w:pPr>
      <w:del w:id="376" w:author="Klimo, Scott" w:date="2020-03-16T10:33:00Z">
        <w:r w:rsidDel="00F70E31">
          <w:delText>Pros:</w:delText>
        </w:r>
      </w:del>
    </w:p>
    <w:p w14:paraId="65501416" w14:textId="07A933E3" w:rsidR="008121AB" w:rsidDel="00F70E31" w:rsidRDefault="008121AB">
      <w:pPr>
        <w:pStyle w:val="ListParagraph"/>
        <w:ind w:left="0"/>
        <w:contextualSpacing w:val="0"/>
        <w:rPr>
          <w:del w:id="377" w:author="Klimo, Scott" w:date="2020-03-16T10:33:00Z"/>
        </w:rPr>
        <w:pPrChange w:id="378" w:author="Klimo, Scott" w:date="2020-03-16T10:33:00Z">
          <w:pPr>
            <w:pStyle w:val="ListParagraph"/>
            <w:numPr>
              <w:numId w:val="3"/>
            </w:numPr>
            <w:ind w:left="360" w:hanging="360"/>
          </w:pPr>
        </w:pPrChange>
      </w:pPr>
      <w:del w:id="379" w:author="Klimo, Scott" w:date="2020-03-16T10:33:00Z">
        <w:r w:rsidDel="00F70E31">
          <w:delText xml:space="preserve">Extracting data fast compared to </w:delText>
        </w:r>
      </w:del>
      <w:del w:id="380" w:author="Klimo, Scott" w:date="2020-03-16T10:29:00Z">
        <w:r w:rsidDel="00011696">
          <w:delText>snowsql</w:delText>
        </w:r>
      </w:del>
    </w:p>
    <w:p w14:paraId="31241FB0" w14:textId="6646700C" w:rsidR="008121AB" w:rsidDel="00F70E31" w:rsidRDefault="008121AB">
      <w:pPr>
        <w:pStyle w:val="ListParagraph"/>
        <w:ind w:left="0"/>
        <w:contextualSpacing w:val="0"/>
        <w:rPr>
          <w:del w:id="381" w:author="Klimo, Scott" w:date="2020-03-16T10:33:00Z"/>
        </w:rPr>
        <w:pPrChange w:id="382" w:author="Klimo, Scott" w:date="2020-03-16T10:33:00Z">
          <w:pPr>
            <w:pStyle w:val="ListParagraph"/>
            <w:numPr>
              <w:numId w:val="3"/>
            </w:numPr>
            <w:ind w:left="360" w:hanging="360"/>
          </w:pPr>
        </w:pPrChange>
      </w:pPr>
      <w:del w:id="383" w:author="Klimo, Scott" w:date="2020-03-16T10:33:00Z">
        <w:r w:rsidDel="00F70E31">
          <w:delText>No need to maintain files</w:delText>
        </w:r>
      </w:del>
    </w:p>
    <w:p w14:paraId="7C421B53" w14:textId="7E0251E1" w:rsidR="008121AB" w:rsidDel="00F70E31" w:rsidRDefault="008121AB">
      <w:pPr>
        <w:pStyle w:val="ListParagraph"/>
        <w:ind w:left="0"/>
        <w:contextualSpacing w:val="0"/>
        <w:rPr>
          <w:del w:id="384" w:author="Klimo, Scott" w:date="2020-03-16T10:33:00Z"/>
        </w:rPr>
        <w:pPrChange w:id="385" w:author="Klimo, Scott" w:date="2020-03-16T10:33:00Z">
          <w:pPr>
            <w:pStyle w:val="ListParagraph"/>
            <w:numPr>
              <w:numId w:val="3"/>
            </w:numPr>
            <w:ind w:left="360" w:hanging="360"/>
          </w:pPr>
        </w:pPrChange>
      </w:pPr>
      <w:del w:id="386" w:author="Klimo, Scott" w:date="2020-03-16T10:33:00Z">
        <w:r w:rsidDel="00F70E31">
          <w:delText>No user training required</w:delText>
        </w:r>
      </w:del>
    </w:p>
    <w:p w14:paraId="7DC52C12" w14:textId="7D84F3A5" w:rsidR="008121AB" w:rsidDel="00F70E31" w:rsidRDefault="008121AB">
      <w:pPr>
        <w:pStyle w:val="ListParagraph"/>
        <w:ind w:left="0"/>
        <w:contextualSpacing w:val="0"/>
        <w:rPr>
          <w:del w:id="387" w:author="Klimo, Scott" w:date="2020-03-16T10:33:00Z"/>
        </w:rPr>
        <w:pPrChange w:id="388" w:author="Klimo, Scott" w:date="2020-03-16T10:33:00Z">
          <w:pPr>
            <w:pStyle w:val="ListParagraph"/>
            <w:numPr>
              <w:numId w:val="3"/>
            </w:numPr>
            <w:ind w:left="360" w:hanging="360"/>
          </w:pPr>
        </w:pPrChange>
      </w:pPr>
      <w:del w:id="389" w:author="Klimo, Scott" w:date="2020-03-16T10:33:00Z">
        <w:r w:rsidDel="00F70E31">
          <w:delText>Connects to all sources</w:delText>
        </w:r>
      </w:del>
    </w:p>
    <w:p w14:paraId="10C603AA" w14:textId="110D72B5" w:rsidR="008121AB" w:rsidDel="00F70E31" w:rsidRDefault="008121AB">
      <w:pPr>
        <w:pStyle w:val="ListParagraph"/>
        <w:ind w:left="0"/>
        <w:contextualSpacing w:val="0"/>
        <w:rPr>
          <w:del w:id="390" w:author="Klimo, Scott" w:date="2020-03-16T10:33:00Z"/>
        </w:rPr>
        <w:pPrChange w:id="391" w:author="Klimo, Scott" w:date="2020-03-16T10:33:00Z">
          <w:pPr>
            <w:pStyle w:val="ListParagraph"/>
            <w:numPr>
              <w:numId w:val="3"/>
            </w:numPr>
            <w:ind w:left="360" w:hanging="360"/>
          </w:pPr>
        </w:pPrChange>
      </w:pPr>
      <w:del w:id="392" w:author="Klimo, Scott" w:date="2020-03-16T10:33:00Z">
        <w:r w:rsidDel="00F70E31">
          <w:delText>Encrypts data end to end</w:delText>
        </w:r>
      </w:del>
    </w:p>
    <w:p w14:paraId="57CB2E19" w14:textId="445DA6A7" w:rsidR="008121AB" w:rsidDel="00F70E31" w:rsidRDefault="008121AB">
      <w:pPr>
        <w:rPr>
          <w:del w:id="393" w:author="Klimo, Scott" w:date="2020-03-16T10:33:00Z"/>
        </w:rPr>
        <w:pPrChange w:id="394" w:author="Klimo, Scott" w:date="2020-03-16T10:33:00Z">
          <w:pPr>
            <w:ind w:left="360"/>
          </w:pPr>
        </w:pPrChange>
      </w:pPr>
      <w:del w:id="395" w:author="Klimo, Scott" w:date="2020-03-16T10:33:00Z">
        <w:r w:rsidDel="00F70E31">
          <w:delText>Cons:</w:delText>
        </w:r>
      </w:del>
    </w:p>
    <w:p w14:paraId="73BFE007" w14:textId="249BC931" w:rsidR="008121AB" w:rsidDel="00F70E31" w:rsidRDefault="008121AB">
      <w:pPr>
        <w:pStyle w:val="ListParagraph"/>
        <w:ind w:left="0"/>
        <w:contextualSpacing w:val="0"/>
        <w:rPr>
          <w:del w:id="396" w:author="Klimo, Scott" w:date="2020-03-16T10:33:00Z"/>
        </w:rPr>
        <w:pPrChange w:id="397" w:author="Klimo, Scott" w:date="2020-03-16T10:33:00Z">
          <w:pPr>
            <w:pStyle w:val="ListParagraph"/>
            <w:numPr>
              <w:numId w:val="4"/>
            </w:numPr>
            <w:ind w:hanging="360"/>
          </w:pPr>
        </w:pPrChange>
      </w:pPr>
      <w:del w:id="398" w:author="Klimo, Scott" w:date="2020-03-16T10:33:00Z">
        <w:r w:rsidDel="00F70E31">
          <w:delText xml:space="preserve">Ingestion is slow compared to </w:delText>
        </w:r>
      </w:del>
      <w:del w:id="399" w:author="Klimo, Scott" w:date="2020-03-16T10:29:00Z">
        <w:r w:rsidDel="00011696">
          <w:delText>snowsql</w:delText>
        </w:r>
      </w:del>
    </w:p>
    <w:p w14:paraId="65D1B7CB" w14:textId="078226E9" w:rsidR="008121AB" w:rsidRDefault="008121AB">
      <w:pPr>
        <w:pStyle w:val="ListParagraph"/>
        <w:ind w:left="0"/>
        <w:contextualSpacing w:val="0"/>
        <w:pPrChange w:id="400" w:author="Klimo, Scott" w:date="2020-03-16T10:33:00Z">
          <w:pPr>
            <w:pStyle w:val="ListParagraph"/>
            <w:numPr>
              <w:numId w:val="4"/>
            </w:numPr>
            <w:ind w:hanging="360"/>
          </w:pPr>
        </w:pPrChange>
      </w:pPr>
      <w:del w:id="401" w:author="Klimo, Scott" w:date="2020-03-16T10:33:00Z">
        <w:r w:rsidDel="00F70E31">
          <w:delText>Can not reuse stages</w:delText>
        </w:r>
      </w:del>
    </w:p>
    <w:sectPr w:rsidR="008121AB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170B7" w14:textId="77777777" w:rsidR="004A3F2A" w:rsidRDefault="004A3F2A" w:rsidP="00011696">
      <w:pPr>
        <w:spacing w:after="0" w:line="240" w:lineRule="auto"/>
      </w:pPr>
      <w:r>
        <w:separator/>
      </w:r>
    </w:p>
  </w:endnote>
  <w:endnote w:type="continuationSeparator" w:id="0">
    <w:p w14:paraId="00C8B690" w14:textId="77777777" w:rsidR="004A3F2A" w:rsidRDefault="004A3F2A" w:rsidP="00011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73232" w14:textId="77ECC38A" w:rsidR="00011696" w:rsidRDefault="00011696">
    <w:pPr>
      <w:pStyle w:val="Footer"/>
      <w:rPr>
        <w:ins w:id="402" w:author="Klimo, Scott" w:date="2020-03-16T10:26:00Z"/>
      </w:rPr>
      <w:pPrChange w:id="403" w:author="Klimo, Scott" w:date="2020-03-16T10:27:00Z">
        <w:pPr>
          <w:pStyle w:val="Footer"/>
          <w:jc w:val="center"/>
        </w:pPr>
      </w:pPrChange>
    </w:pPr>
    <w:ins w:id="404" w:author="Klimo, Scott" w:date="2020-03-16T10:27:00Z">
      <w:r>
        <w:t xml:space="preserve"> FIS Confidential</w:t>
      </w:r>
      <w:r>
        <w:tab/>
      </w:r>
    </w:ins>
    <w:customXmlInsRangeStart w:id="405" w:author="Klimo, Scott" w:date="2020-03-16T10:26:00Z"/>
    <w:sdt>
      <w:sdtPr>
        <w:id w:val="194373267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customXmlInsRangeEnd w:id="405"/>
        <w:ins w:id="406" w:author="Klimo, Scott" w:date="2020-03-16T10:26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  <w:customXmlInsRangeStart w:id="407" w:author="Klimo, Scott" w:date="2020-03-16T10:26:00Z"/>
      </w:sdtContent>
    </w:sdt>
    <w:customXmlInsRangeEnd w:id="407"/>
  </w:p>
  <w:p w14:paraId="309DEFBB" w14:textId="38DC9A46" w:rsidR="00011696" w:rsidRDefault="000116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E846B" w14:textId="77777777" w:rsidR="004A3F2A" w:rsidRDefault="004A3F2A" w:rsidP="00011696">
      <w:pPr>
        <w:spacing w:after="0" w:line="240" w:lineRule="auto"/>
      </w:pPr>
      <w:r>
        <w:separator/>
      </w:r>
    </w:p>
  </w:footnote>
  <w:footnote w:type="continuationSeparator" w:id="0">
    <w:p w14:paraId="1C3F364B" w14:textId="77777777" w:rsidR="004A3F2A" w:rsidRDefault="004A3F2A" w:rsidP="00011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0FB7"/>
    <w:multiLevelType w:val="hybridMultilevel"/>
    <w:tmpl w:val="795E67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9B2047"/>
    <w:multiLevelType w:val="hybridMultilevel"/>
    <w:tmpl w:val="045EF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AA4910"/>
    <w:multiLevelType w:val="hybridMultilevel"/>
    <w:tmpl w:val="D33E9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320CB"/>
    <w:multiLevelType w:val="hybridMultilevel"/>
    <w:tmpl w:val="A5CE70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F21F8F"/>
    <w:multiLevelType w:val="hybridMultilevel"/>
    <w:tmpl w:val="E04A06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A85255"/>
    <w:multiLevelType w:val="hybridMultilevel"/>
    <w:tmpl w:val="3A0A1786"/>
    <w:lvl w:ilvl="0" w:tplc="B13AAD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F56FD"/>
    <w:multiLevelType w:val="hybridMultilevel"/>
    <w:tmpl w:val="4F3E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C3447"/>
    <w:multiLevelType w:val="hybridMultilevel"/>
    <w:tmpl w:val="5A443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limo, Scott">
    <w15:presenceInfo w15:providerId="None" w15:userId="Klimo, Scott"/>
  </w15:person>
  <w15:person w15:author="Nutakki, Nagavenkatakrishnamohan">
    <w15:presenceInfo w15:providerId="None" w15:userId="Nutakki, Nagavenkatakrishnamohan"/>
  </w15:person>
  <w15:person w15:author="Mandapati, SravanReddy">
    <w15:presenceInfo w15:providerId="AD" w15:userId="S-1-5-21-3091012281-3437047090-2602748375-444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22B"/>
    <w:rsid w:val="00011696"/>
    <w:rsid w:val="000376FD"/>
    <w:rsid w:val="00051FB5"/>
    <w:rsid w:val="000E022B"/>
    <w:rsid w:val="000E1678"/>
    <w:rsid w:val="00102A68"/>
    <w:rsid w:val="00110120"/>
    <w:rsid w:val="001754FC"/>
    <w:rsid w:val="0017725C"/>
    <w:rsid w:val="001C3EC4"/>
    <w:rsid w:val="001C7ED6"/>
    <w:rsid w:val="001E5AE3"/>
    <w:rsid w:val="00230223"/>
    <w:rsid w:val="002A31B1"/>
    <w:rsid w:val="002C2E06"/>
    <w:rsid w:val="002D3E1C"/>
    <w:rsid w:val="002E02AC"/>
    <w:rsid w:val="0032182F"/>
    <w:rsid w:val="003246F3"/>
    <w:rsid w:val="00324DA2"/>
    <w:rsid w:val="00344C73"/>
    <w:rsid w:val="0036553C"/>
    <w:rsid w:val="00370830"/>
    <w:rsid w:val="00432DD8"/>
    <w:rsid w:val="004362F5"/>
    <w:rsid w:val="004A3F2A"/>
    <w:rsid w:val="004C66F4"/>
    <w:rsid w:val="004D6EFF"/>
    <w:rsid w:val="00557094"/>
    <w:rsid w:val="0059551C"/>
    <w:rsid w:val="005968B6"/>
    <w:rsid w:val="005C419B"/>
    <w:rsid w:val="005D24D0"/>
    <w:rsid w:val="005F5A77"/>
    <w:rsid w:val="006A6E0E"/>
    <w:rsid w:val="006A78E5"/>
    <w:rsid w:val="006C0D0E"/>
    <w:rsid w:val="006C2255"/>
    <w:rsid w:val="006D40C0"/>
    <w:rsid w:val="00725F74"/>
    <w:rsid w:val="007A5BDE"/>
    <w:rsid w:val="007A779D"/>
    <w:rsid w:val="007E54A6"/>
    <w:rsid w:val="00803D4B"/>
    <w:rsid w:val="00811FD7"/>
    <w:rsid w:val="008121AB"/>
    <w:rsid w:val="0083422E"/>
    <w:rsid w:val="00862E5F"/>
    <w:rsid w:val="008705DF"/>
    <w:rsid w:val="008A6FEA"/>
    <w:rsid w:val="008D51B4"/>
    <w:rsid w:val="008E57A5"/>
    <w:rsid w:val="008F386D"/>
    <w:rsid w:val="009A46E4"/>
    <w:rsid w:val="00A40D45"/>
    <w:rsid w:val="00AC5C67"/>
    <w:rsid w:val="00AC6378"/>
    <w:rsid w:val="00AD2CDF"/>
    <w:rsid w:val="00AF17B3"/>
    <w:rsid w:val="00B146E5"/>
    <w:rsid w:val="00B36187"/>
    <w:rsid w:val="00B459E7"/>
    <w:rsid w:val="00BB1DF5"/>
    <w:rsid w:val="00C40106"/>
    <w:rsid w:val="00C607E0"/>
    <w:rsid w:val="00C76690"/>
    <w:rsid w:val="00CA4F85"/>
    <w:rsid w:val="00CB4971"/>
    <w:rsid w:val="00CE6E8D"/>
    <w:rsid w:val="00D44C96"/>
    <w:rsid w:val="00DA7CAE"/>
    <w:rsid w:val="00DD1B8B"/>
    <w:rsid w:val="00DE77DB"/>
    <w:rsid w:val="00E80162"/>
    <w:rsid w:val="00E91110"/>
    <w:rsid w:val="00EA29A2"/>
    <w:rsid w:val="00EB468F"/>
    <w:rsid w:val="00F36192"/>
    <w:rsid w:val="00F7087E"/>
    <w:rsid w:val="00F7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A72F6"/>
  <w15:chartTrackingRefBased/>
  <w15:docId w15:val="{20441165-BE3D-4546-ADDF-AD4D51F2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1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16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69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11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696"/>
  </w:style>
  <w:style w:type="paragraph" w:styleId="Footer">
    <w:name w:val="footer"/>
    <w:basedOn w:val="Normal"/>
    <w:link w:val="FooterChar"/>
    <w:uiPriority w:val="99"/>
    <w:unhideWhenUsed/>
    <w:rsid w:val="00011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696"/>
  </w:style>
  <w:style w:type="table" w:styleId="TableGrid">
    <w:name w:val="Table Grid"/>
    <w:basedOn w:val="TableNormal"/>
    <w:uiPriority w:val="39"/>
    <w:rsid w:val="00011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Mandapati, SravanReddy</dc:creator>
  <cp:keywords/>
  <dc:description/>
  <cp:lastModifiedBy>Mandapati, SravanReddy</cp:lastModifiedBy>
  <cp:revision>13</cp:revision>
  <dcterms:created xsi:type="dcterms:W3CDTF">2020-03-16T14:38:00Z</dcterms:created>
  <dcterms:modified xsi:type="dcterms:W3CDTF">2020-06-23T13:07:00Z</dcterms:modified>
</cp:coreProperties>
</file>